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1ACCD" w14:textId="77777777" w:rsidR="00AE24DA" w:rsidRDefault="00451431">
      <w:pPr>
        <w:pStyle w:val="Title"/>
      </w:pPr>
      <w:r>
        <w:t>Associations between enteropathogens detected in the environment and child growth and enteric infections: an individual participant data meta-analysis</w:t>
      </w:r>
    </w:p>
    <w:p w14:paraId="6C6EF941" w14:textId="77777777" w:rsidR="00AE24DA" w:rsidRDefault="00451431">
      <w:pPr>
        <w:pStyle w:val="Author"/>
      </w:pPr>
      <w:r>
        <w:t>Andrew Mertens, Jack Colford, Oliver Cumming, Joe Brown, Jill Stewart, David Holcomb, Drew Capone, Jackie Knee, Tom Clasen, Heather Reese, Amy Pickering, Clair Null, Steve Luby, Jessica Grembi, Ben Arnold, Audrie Lin, Jade Benjamin-Chung, Laura Kwong, Lauren Steinbaum, Ali Boehm, Kara Nelson, Erica Fuhrmeister, Mahbubur Rahman, Sammy Njenga, Rassul Nala, Ruwan Thilakaratne, Ayse Ercumen (middle order not finalized)</w:t>
      </w:r>
    </w:p>
    <w:p w14:paraId="785D2912" w14:textId="77777777" w:rsidR="00AE24DA" w:rsidRDefault="00451431">
      <w:pPr>
        <w:pStyle w:val="Heading2"/>
      </w:pPr>
      <w:bookmarkStart w:id="0" w:name="summary"/>
      <w:r>
        <w:t>Summary</w:t>
      </w:r>
    </w:p>
    <w:p w14:paraId="28FD9E7D" w14:textId="77777777" w:rsidR="00AE24DA" w:rsidRDefault="00451431">
      <w:pPr>
        <w:pStyle w:val="FirstParagraph"/>
      </w:pPr>
      <w:r>
        <w:t>-Aim -Pathogen-specific significant associations -Overall associations are null -specific significant findings</w:t>
      </w:r>
    </w:p>
    <w:p w14:paraId="24B5DA22" w14:textId="77777777" w:rsidR="00AE24DA" w:rsidRDefault="00451431">
      <w:pPr>
        <w:pStyle w:val="Heading2"/>
      </w:pPr>
      <w:bookmarkStart w:id="1" w:name="methods"/>
      <w:bookmarkEnd w:id="0"/>
      <w:r>
        <w:t>Methods</w:t>
      </w:r>
    </w:p>
    <w:p w14:paraId="6F7E1115" w14:textId="77777777" w:rsidR="00AE24DA" w:rsidRDefault="00451431">
      <w:pPr>
        <w:pStyle w:val="FirstParagraph"/>
      </w:pPr>
      <w:r>
        <w:t>We examined associations between prevalence of pathogens and MST markers in the environment and child health outcomes, including all-cause diarrheal disease, child growth, and pathogen-specific infections. The primary outcomes for all exposures were caregiver recall of diarrheal disease and child height-for-age Z-scores. For specific pathogen presences in the environment, primary outcomes also included the corresponding pathogen detection in child stool. Secondary outcomes include z-scores for weight-for-age (WAZ) and weight-for-length (WLZ) and prevalence of stunting, wasting and underweight. For the growth outcomes outcomes, we considered all environmental samples collected over the child’s lifetime prior to the anthropometry measurement. For the diarrheal disease and pathogen-specific infection outcomes, we will only consider environmental samples collected up to four months before the measurement of the health outcome. The analyses was conducted by sample type (e.g., water, hands, soil) and pooled across study types, and used data from all study arms.</w:t>
      </w:r>
    </w:p>
    <w:p w14:paraId="52623E73" w14:textId="77777777" w:rsidR="00AE24DA" w:rsidRDefault="00451431">
      <w:pPr>
        <w:pStyle w:val="BodyText"/>
      </w:pPr>
      <w:r>
        <w:t>For binary outcomes, we estimated prevalence ratios using modified Poisson regressions.</w:t>
      </w:r>
      <w:r>
        <w:rPr>
          <w:vertAlign w:val="superscript"/>
        </w:rPr>
        <w:t>1</w:t>
      </w:r>
      <w:r>
        <w:t xml:space="preserve"> For continuous outcomes (child anthropometry Z-scores), we used linear regressions to estimate adjusted mean differences. Because of repeated sampling or clustered designs in some studies, we used the Huber Sandwich Estimator to calculate robust standard errors.</w:t>
      </w:r>
      <w:r>
        <w:rPr>
          <w:vertAlign w:val="superscript"/>
        </w:rPr>
        <w:t>2</w:t>
      </w:r>
      <w:r>
        <w:t xml:space="preserve"> All analyses were adjusted for potential confounders. We included child age and asset-based household wealth as adjustment covariates for all adjusted estimates. Other covariates were prescreened using likelihood ratio tests, and only variables associated with the outcome with a p-value &lt; 0.2 were included in the model for each outcome. We included the following variables in the prescreening set if they were measured within an included study: child age, child sex, maternal age, household food security status, number of people in the household, age and education of primary caregiver in the household, asset-based household wealth, number of rooms, construction materials (walls, floor, roof), access to </w:t>
      </w:r>
      <w:r>
        <w:lastRenderedPageBreak/>
        <w:t>electricity, land ownership and if anyone in the household works in agriculture. Within each study, we only estimated associations when there were at least 5 cases of the binary outcome in the rarest strata of the exposure.</w:t>
      </w:r>
    </w:p>
    <w:p w14:paraId="1E02AA4E" w14:textId="77777777" w:rsidR="00AE24DA" w:rsidRDefault="00451431">
      <w:pPr>
        <w:pStyle w:val="BodyText"/>
      </w:pPr>
      <w:r>
        <w:t>Given the heterogeneity in study settings (e.g., local WASH conditions, climate, urbanization, population density, region-specific infectious disease patterns, intervention designs), we reported individual study-specific estimates for all analyses. For targets where data were available from four or more studies, we tested for heterogeneity in estimates using Cochran’s Q-test.</w:t>
      </w:r>
      <w:r>
        <w:rPr>
          <w:vertAlign w:val="superscript"/>
        </w:rPr>
        <w:t>3</w:t>
      </w:r>
      <w:r>
        <w:t xml:space="preserve"> If there was no significant heterogeneity (p-value&gt;0.2), we pooled estimates using fixed-effects models. If there was evidence for heterogeneity but there was qualitative support for combining studies, we pooled estimates using random-effects models.</w:t>
      </w:r>
    </w:p>
    <w:p w14:paraId="674C34B8" w14:textId="77777777" w:rsidR="00AE24DA" w:rsidRDefault="00451431">
      <w:pPr>
        <w:pStyle w:val="Heading3"/>
      </w:pPr>
      <w:bookmarkStart w:id="2" w:name="overall-summary-of-results"/>
      <w:r>
        <w:t>Overall summary of results:</w:t>
      </w:r>
    </w:p>
    <w:p w14:paraId="718F747F" w14:textId="77777777" w:rsidR="00AE24DA" w:rsidRDefault="00451431">
      <w:pPr>
        <w:pStyle w:val="FirstParagraph"/>
      </w:pPr>
      <w:r>
        <w:t>Most study-specific estimates are null, with inconsistent direction of effects in significant associations. Estimates pooled over multiple studies were also null, except for a small and marginally significant association between any pathogen in any sample and lower child height-for-age Z-scores (which is significant without adjustment for confounders).</w:t>
      </w:r>
    </w:p>
    <w:p w14:paraId="27751D6E" w14:textId="77777777" w:rsidR="00AE24DA" w:rsidRDefault="00451431">
      <w:pPr>
        <w:pStyle w:val="Heading3"/>
      </w:pPr>
      <w:bookmarkStart w:id="3" w:name="overall-notes-on-data-availability"/>
      <w:bookmarkEnd w:id="2"/>
      <w:r>
        <w:t>Overall notes on data availability:</w:t>
      </w:r>
    </w:p>
    <w:p w14:paraId="52F6D103" w14:textId="77777777" w:rsidR="00AE24DA" w:rsidRDefault="00451431">
      <w:pPr>
        <w:pStyle w:val="Compact"/>
        <w:numPr>
          <w:ilvl w:val="0"/>
          <w:numId w:val="27"/>
        </w:numPr>
      </w:pPr>
      <w:r>
        <w:t>Odagiri et al. 2016 only measured weight, so we only have WAZ, and Reese only measures/shared height, so we only have HAZ.</w:t>
      </w:r>
    </w:p>
    <w:p w14:paraId="61BD47F0" w14:textId="77777777" w:rsidR="00AE24DA" w:rsidRDefault="00451431">
      <w:pPr>
        <w:pStyle w:val="Compact"/>
        <w:numPr>
          <w:ilvl w:val="0"/>
          <w:numId w:val="27"/>
        </w:numPr>
      </w:pPr>
      <w:r>
        <w:t>The tables at the bottom of the report show the number of samples and number of health outcomes by study the column for both positive sample and diarrhea measure is likely the limiting factor for sparse analyses. (Give specific numbers for these tables)</w:t>
      </w:r>
    </w:p>
    <w:p w14:paraId="357DB8F3" w14:textId="77777777" w:rsidR="00AE24DA" w:rsidRDefault="00451431">
      <w:pPr>
        <w:pStyle w:val="Heading3"/>
      </w:pPr>
      <w:bookmarkStart w:id="4" w:name="notes-on-analysis"/>
      <w:bookmarkEnd w:id="3"/>
      <w:r>
        <w:t>Notes on analysis</w:t>
      </w:r>
    </w:p>
    <w:p w14:paraId="332D184C" w14:textId="77777777" w:rsidR="00AE24DA" w:rsidRDefault="00451431">
      <w:pPr>
        <w:pStyle w:val="Compact"/>
        <w:numPr>
          <w:ilvl w:val="0"/>
          <w:numId w:val="28"/>
        </w:numPr>
      </w:pPr>
      <w:r>
        <w:t>The analysis included baseline (pre-intervention) measurements.</w:t>
      </w:r>
    </w:p>
    <w:p w14:paraId="6409E32A" w14:textId="77777777" w:rsidR="00AE24DA" w:rsidRDefault="00451431">
      <w:pPr>
        <w:pStyle w:val="Compact"/>
        <w:numPr>
          <w:ilvl w:val="0"/>
          <w:numId w:val="28"/>
        </w:numPr>
      </w:pPr>
      <w:r>
        <w:t>All primary estimates are adjusted for intervention arm and child and household covariates.</w:t>
      </w:r>
    </w:p>
    <w:p w14:paraId="6A5CAE01" w14:textId="77777777" w:rsidR="00AE24DA" w:rsidRDefault="00451431">
      <w:pPr>
        <w:pStyle w:val="Compact"/>
        <w:numPr>
          <w:ilvl w:val="0"/>
          <w:numId w:val="28"/>
        </w:numPr>
      </w:pPr>
      <w:r>
        <w:t>Only child health measurements taken after environmental samples were used.</w:t>
      </w:r>
    </w:p>
    <w:p w14:paraId="008C3DD9" w14:textId="77777777" w:rsidR="00AE24DA" w:rsidRDefault="00451431">
      <w:pPr>
        <w:pStyle w:val="Compact"/>
        <w:numPr>
          <w:ilvl w:val="0"/>
          <w:numId w:val="28"/>
        </w:numPr>
      </w:pPr>
      <w:r>
        <w:t>Diarrhea measurements must have occured after environmental samples, but within 4 months of environmental sample collection.</w:t>
      </w:r>
    </w:p>
    <w:p w14:paraId="1F2D6D60" w14:textId="77777777" w:rsidR="00AE24DA" w:rsidRDefault="00451431">
      <w:pPr>
        <w:pStyle w:val="Compact"/>
        <w:numPr>
          <w:ilvl w:val="0"/>
          <w:numId w:val="28"/>
        </w:numPr>
      </w:pPr>
      <w:r>
        <w:t>Environmental samples were matched to the most proximate child health outcome, without using multiple measurements. For example, environmental samples at baseline were matched to child anthropometry and midline, but not endline.</w:t>
      </w:r>
    </w:p>
    <w:p w14:paraId="2CC9B08D" w14:textId="77777777" w:rsidR="00AE24DA" w:rsidRDefault="00451431">
      <w:pPr>
        <w:pStyle w:val="Heading3"/>
      </w:pPr>
      <w:bookmarkStart w:id="5" w:name="Xc2ce2f75e73694ce4a9a5b1a135d6f2b2eb48a6"/>
      <w:bookmarkEnd w:id="4"/>
      <w:r>
        <w:t>Notes on time ordering of environmental samples and child health outcomes, and data merging by study</w:t>
      </w:r>
    </w:p>
    <w:p w14:paraId="5086EACC" w14:textId="77777777" w:rsidR="00AE24DA" w:rsidRDefault="00451431">
      <w:pPr>
        <w:pStyle w:val="Heading4"/>
      </w:pPr>
      <w:bookmarkStart w:id="6" w:name="wash-benefits-bangladesh"/>
      <w:r>
        <w:t>WASH Benefits Bangladesh</w:t>
      </w:r>
    </w:p>
    <w:p w14:paraId="62EA86EF" w14:textId="77777777" w:rsidR="00AE24DA" w:rsidRDefault="00451431">
      <w:pPr>
        <w:pStyle w:val="Compact"/>
        <w:numPr>
          <w:ilvl w:val="0"/>
          <w:numId w:val="29"/>
        </w:numPr>
      </w:pPr>
      <w:r>
        <w:t>Endline (year 2) anthropometry and diarrhea was used for Kwong et al. 2021 (STH samples)</w:t>
      </w:r>
    </w:p>
    <w:p w14:paraId="5A4779DB" w14:textId="77777777" w:rsidR="00AE24DA" w:rsidRDefault="00451431">
      <w:pPr>
        <w:pStyle w:val="Compact"/>
        <w:numPr>
          <w:ilvl w:val="0"/>
          <w:numId w:val="29"/>
        </w:numPr>
      </w:pPr>
      <w:r>
        <w:t>World Bank substudy diarrhea and anthropometry was used for Boehm et al. 2016</w:t>
      </w:r>
    </w:p>
    <w:p w14:paraId="031AAA24" w14:textId="77777777" w:rsidR="00AE24DA" w:rsidRDefault="00451431">
      <w:pPr>
        <w:pStyle w:val="Compact"/>
        <w:numPr>
          <w:ilvl w:val="0"/>
          <w:numId w:val="29"/>
        </w:numPr>
      </w:pPr>
      <w:r>
        <w:t>R01 substudy diarrhea and anthropometry was used for Fuhrmeister et al. 2020. The substudy was conducted over 8 rounds taken around 3 months apart, with environmental sampling occurring in rounds 3 and 4. Environmental samples were merged to diarrhea from the subsequent round and anthropometry from the main trial endline (year two) sampling.</w:t>
      </w:r>
    </w:p>
    <w:p w14:paraId="30FDE9EA" w14:textId="77777777" w:rsidR="00AE24DA" w:rsidRDefault="00451431">
      <w:pPr>
        <w:pStyle w:val="Heading4"/>
      </w:pPr>
      <w:bookmarkStart w:id="7" w:name="wash-benefits-kenya"/>
      <w:bookmarkEnd w:id="6"/>
      <w:r>
        <w:t>WASH Benefits Kenya</w:t>
      </w:r>
    </w:p>
    <w:p w14:paraId="180390C0" w14:textId="77777777" w:rsidR="00AE24DA" w:rsidRDefault="00451431">
      <w:pPr>
        <w:pStyle w:val="Compact"/>
        <w:numPr>
          <w:ilvl w:val="0"/>
          <w:numId w:val="30"/>
        </w:numPr>
      </w:pPr>
      <w:r>
        <w:t>Endline (year 2) anthropometry and diarrhea was used.</w:t>
      </w:r>
    </w:p>
    <w:p w14:paraId="5BD4DEF4" w14:textId="77777777" w:rsidR="00AE24DA" w:rsidRDefault="00451431">
      <w:pPr>
        <w:pStyle w:val="Heading4"/>
      </w:pPr>
      <w:bookmarkStart w:id="8" w:name="mapsan"/>
      <w:bookmarkEnd w:id="7"/>
      <w:r>
        <w:lastRenderedPageBreak/>
        <w:t>Mapsan</w:t>
      </w:r>
    </w:p>
    <w:p w14:paraId="107A223E" w14:textId="77777777" w:rsidR="00AE24DA" w:rsidRDefault="00451431">
      <w:pPr>
        <w:pStyle w:val="Compact"/>
        <w:numPr>
          <w:ilvl w:val="0"/>
          <w:numId w:val="31"/>
        </w:numPr>
      </w:pPr>
      <w:r>
        <w:t>The Mapsan trial had three sampling rounds, baseline, midline, and endline, each 12 months</w:t>
      </w:r>
    </w:p>
    <w:p w14:paraId="388051B5" w14:textId="77777777" w:rsidR="00AE24DA" w:rsidRDefault="00451431">
      <w:pPr>
        <w:pStyle w:val="Compact"/>
        <w:numPr>
          <w:ilvl w:val="0"/>
          <w:numId w:val="31"/>
        </w:numPr>
      </w:pPr>
      <w:r>
        <w:t>The Mapsan trial environmental sampling data is divided into three studies which had differences in samples, microbial targets, and sampling times, Holcomb et al 2020 (baseline and midline), Capone et al 2021 (baseline and endline), and Capone et al 2021 in prep. (baseline and midline).</w:t>
      </w:r>
    </w:p>
    <w:p w14:paraId="2DCB5489" w14:textId="77777777" w:rsidR="00AE24DA" w:rsidRDefault="00451431">
      <w:pPr>
        <w:pStyle w:val="Compact"/>
        <w:numPr>
          <w:ilvl w:val="0"/>
          <w:numId w:val="31"/>
        </w:numPr>
      </w:pPr>
      <w:r>
        <w:t>Diarrhea was used from concurrent rounds, while anthropometry was used from subsequent rounds, except for endline environmental samples, where concurrent anthropometry was used.</w:t>
      </w:r>
    </w:p>
    <w:p w14:paraId="6C76E60E" w14:textId="77777777" w:rsidR="00AE24DA" w:rsidRDefault="00451431">
      <w:pPr>
        <w:pStyle w:val="Heading4"/>
      </w:pPr>
      <w:bookmarkStart w:id="9" w:name="odisha"/>
      <w:bookmarkEnd w:id="8"/>
      <w:r>
        <w:t>Odisha</w:t>
      </w:r>
    </w:p>
    <w:p w14:paraId="2864A292" w14:textId="77777777" w:rsidR="00AE24DA" w:rsidRDefault="00451431">
      <w:pPr>
        <w:pStyle w:val="Compact"/>
        <w:numPr>
          <w:ilvl w:val="0"/>
          <w:numId w:val="32"/>
        </w:numPr>
      </w:pPr>
      <w:r>
        <w:t>Environmental samples were shared already merged with child health data, but samples outside of the specified time range for diarrhea or taken before environmental</w:t>
      </w:r>
    </w:p>
    <w:p w14:paraId="37BD7BB4" w14:textId="77777777" w:rsidR="00AE24DA" w:rsidRDefault="00451431">
      <w:pPr>
        <w:pStyle w:val="Heading4"/>
      </w:pPr>
      <w:bookmarkStart w:id="10" w:name="gram-vikas"/>
      <w:bookmarkEnd w:id="9"/>
      <w:r>
        <w:t>Gram Vikas</w:t>
      </w:r>
    </w:p>
    <w:p w14:paraId="7B3F78DC" w14:textId="77777777" w:rsidR="00AE24DA" w:rsidRDefault="00451431">
      <w:pPr>
        <w:pStyle w:val="Compact"/>
        <w:numPr>
          <w:ilvl w:val="0"/>
          <w:numId w:val="33"/>
        </w:numPr>
      </w:pPr>
      <w:r>
        <w:t>Sampling rounds were approximately 4 months apart, so anthropometry data was taken from subsequent round, and diarrhea data was taken from either the current or subsequent round, based on which sample was taken after but closer to the environmental sampling, and within 4 months.</w:t>
      </w:r>
    </w:p>
    <w:p w14:paraId="4D0C9345" w14:textId="77777777" w:rsidR="00AE24DA" w:rsidRDefault="00451431">
      <w:pPr>
        <w:pStyle w:val="Heading2"/>
      </w:pPr>
      <w:bookmarkStart w:id="11" w:name="results"/>
      <w:bookmarkEnd w:id="1"/>
      <w:bookmarkEnd w:id="5"/>
      <w:bookmarkEnd w:id="10"/>
      <w:r>
        <w:t>Results</w:t>
      </w:r>
    </w:p>
    <w:p w14:paraId="767AA7F0" w14:textId="77777777" w:rsidR="00AE24DA" w:rsidRDefault="00451431">
      <w:pPr>
        <w:pStyle w:val="FirstParagraph"/>
      </w:pPr>
      <w:r>
        <w:t>Adjusted diarrheal disease prevalence ratio for any pathogen presence in any environmental sample: 1.09 (95% CI: 0.90, 1.34)</w:t>
      </w:r>
    </w:p>
    <w:p w14:paraId="5A899547" w14:textId="77777777" w:rsidR="00AE24DA" w:rsidRDefault="00451431">
      <w:pPr>
        <w:pStyle w:val="BodyText"/>
      </w:pPr>
      <w:r>
        <w:t>Adjusted HAZ difference for any pathogen presence in any environmental sample:</w:t>
      </w:r>
    </w:p>
    <w:p w14:paraId="6B309EA1" w14:textId="77777777" w:rsidR="00AE24DA" w:rsidRDefault="00451431">
      <w:pPr>
        <w:pStyle w:val="BodyText"/>
      </w:pPr>
      <w:r>
        <w:t>-0.08 (95% CI: -0.15, -0.01)</w:t>
      </w:r>
    </w:p>
    <w:p w14:paraId="43427E86" w14:textId="77777777" w:rsidR="00AE24DA" w:rsidRDefault="00451431">
      <w:pPr>
        <w:pStyle w:val="Heading1"/>
      </w:pPr>
      <w:bookmarkStart w:id="12" w:name="primary-figures"/>
      <w:bookmarkEnd w:id="11"/>
      <w:r>
        <w:lastRenderedPageBreak/>
        <w:t>Primary figures</w:t>
      </w:r>
    </w:p>
    <w:p w14:paraId="68FCB438" w14:textId="77777777" w:rsidR="00AE24DA" w:rsidRDefault="00451431">
      <w:pPr>
        <w:pStyle w:val="Heading4"/>
      </w:pPr>
      <w:bookmarkStart w:id="13" w:name="X0777255083fcc7db4a344416c12b91494230b33"/>
      <w:r>
        <w:t>Adjusted associations between diarrhea and any pathogen or MST marker</w:t>
      </w:r>
    </w:p>
    <w:p w14:paraId="419AA481" w14:textId="77777777" w:rsidR="00AE24DA" w:rsidRDefault="00451431">
      <w:pPr>
        <w:pStyle w:val="FirstParagraph"/>
      </w:pPr>
      <w:r>
        <w:rPr>
          <w:noProof/>
        </w:rPr>
        <w:drawing>
          <wp:inline distT="0" distB="0" distL="0" distR="0" wp14:anchorId="6A4E4A12" wp14:editId="587C8B4D">
            <wp:extent cx="8229600" cy="41148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WASH-IPD-aim2-results2_files/figure-docx/unnamed-chunk-4-1.png"/>
                    <pic:cNvPicPr>
                      <a:picLocks noChangeAspect="1" noChangeArrowheads="1"/>
                    </pic:cNvPicPr>
                  </pic:nvPicPr>
                  <pic:blipFill>
                    <a:blip r:embed="rId7"/>
                    <a:stretch>
                      <a:fillRect/>
                    </a:stretch>
                  </pic:blipFill>
                  <pic:spPr bwMode="auto">
                    <a:xfrm>
                      <a:off x="0" y="0"/>
                      <a:ext cx="8229600" cy="4114800"/>
                    </a:xfrm>
                    <a:prstGeom prst="rect">
                      <a:avLst/>
                    </a:prstGeom>
                    <a:noFill/>
                    <a:ln w="9525">
                      <a:noFill/>
                      <a:headEnd/>
                      <a:tailEnd/>
                    </a:ln>
                  </pic:spPr>
                </pic:pic>
              </a:graphicData>
            </a:graphic>
          </wp:inline>
        </w:drawing>
      </w:r>
    </w:p>
    <w:p w14:paraId="64A5D2BC" w14:textId="77777777" w:rsidR="00AE24DA" w:rsidRDefault="00451431">
      <w:pPr>
        <w:pStyle w:val="BodyText"/>
      </w:pPr>
      <w:r>
        <w:rPr>
          <w:b/>
          <w:bCs/>
        </w:rPr>
        <w:t>Figure 1.</w:t>
      </w:r>
      <w:r>
        <w:t xml:space="preserve"> Forest plots of associations between child diarrheal disease and the prevalence of any enteropathogen or any MST markers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prevalence ratio (i.e., &lt;10 positive or negative observations).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14:paraId="5EED1BD4" w14:textId="3D2A67B6" w:rsidR="0007205C" w:rsidRDefault="00451431" w:rsidP="0007205C">
      <w:pPr>
        <w:pStyle w:val="BodyText"/>
      </w:pPr>
      <w:r>
        <w:rPr>
          <w:b/>
          <w:bCs/>
        </w:rPr>
        <w:lastRenderedPageBreak/>
        <w:t>Interpretation:</w:t>
      </w:r>
      <w:r>
        <w:t xml:space="preserve"> </w:t>
      </w:r>
      <w:del w:id="14" w:author="Andrew Mertens" w:date="2021-12-08T06:46:00Z">
        <w:r w:rsidDel="0007205C">
          <w:delText>XXXXXXXXXXXXXXXXXXXXXXXXXX</w:delText>
        </w:r>
      </w:del>
      <w:ins w:id="15" w:author="Andrew Mertens" w:date="2021-12-08T06:47:00Z">
        <w:r w:rsidR="0007205C">
          <w:t xml:space="preserve"> </w:t>
        </w:r>
        <w:r w:rsidR="0007205C" w:rsidRPr="0007205C">
          <w:t xml:space="preserve">Presence of any pathogen </w:t>
        </w:r>
        <w:r w:rsidR="0007205C">
          <w:t>or</w:t>
        </w:r>
        <w:r w:rsidR="0007205C" w:rsidRPr="0007205C">
          <w:t xml:space="preserve"> any </w:t>
        </w:r>
        <w:proofErr w:type="spellStart"/>
        <w:r w:rsidR="0007205C" w:rsidRPr="0007205C">
          <w:t>mst</w:t>
        </w:r>
        <w:proofErr w:type="spellEnd"/>
        <w:r w:rsidR="0007205C" w:rsidRPr="0007205C">
          <w:t xml:space="preserve"> marker</w:t>
        </w:r>
        <w:r w:rsidR="0007205C">
          <w:t xml:space="preserve"> </w:t>
        </w:r>
        <w:r w:rsidR="0007205C" w:rsidRPr="0007205C">
          <w:t>in any environmental sample</w:t>
        </w:r>
        <w:r w:rsidR="0007205C">
          <w:t>s were not associated with diarrheal disease, e</w:t>
        </w:r>
      </w:ins>
      <w:ins w:id="16" w:author="Andrew Mertens" w:date="2021-12-08T06:48:00Z">
        <w:r w:rsidR="0007205C">
          <w:t>xcept any pathogen presence located on child hands in Boehm et al. 2016.</w:t>
        </w:r>
      </w:ins>
      <w:ins w:id="17" w:author="Andrew Mertens" w:date="2021-12-08T06:47:00Z">
        <w:r w:rsidR="0007205C" w:rsidRPr="0007205C">
          <w:t xml:space="preserve"> </w:t>
        </w:r>
      </w:ins>
    </w:p>
    <w:p w14:paraId="33E1D4CE" w14:textId="77777777" w:rsidR="00AE24DA" w:rsidRDefault="00451431">
      <w:pPr>
        <w:pStyle w:val="BodyText"/>
      </w:pPr>
      <w:r>
        <w:rPr>
          <w:noProof/>
        </w:rPr>
        <w:drawing>
          <wp:inline distT="0" distB="0" distL="0" distR="0" wp14:anchorId="3CF8DEFE" wp14:editId="328F7DD5">
            <wp:extent cx="8229600" cy="41148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WASH-IPD-aim2-results2_files/figure-docx/unnamed-chunk-5-1.png"/>
                    <pic:cNvPicPr>
                      <a:picLocks noChangeAspect="1" noChangeArrowheads="1"/>
                    </pic:cNvPicPr>
                  </pic:nvPicPr>
                  <pic:blipFill>
                    <a:blip r:embed="rId8"/>
                    <a:stretch>
                      <a:fillRect/>
                    </a:stretch>
                  </pic:blipFill>
                  <pic:spPr bwMode="auto">
                    <a:xfrm>
                      <a:off x="0" y="0"/>
                      <a:ext cx="8229600" cy="4114800"/>
                    </a:xfrm>
                    <a:prstGeom prst="rect">
                      <a:avLst/>
                    </a:prstGeom>
                    <a:noFill/>
                    <a:ln w="9525">
                      <a:noFill/>
                      <a:headEnd/>
                      <a:tailEnd/>
                    </a:ln>
                  </pic:spPr>
                </pic:pic>
              </a:graphicData>
            </a:graphic>
          </wp:inline>
        </w:drawing>
      </w:r>
    </w:p>
    <w:p w14:paraId="79ADB481" w14:textId="77777777" w:rsidR="00AE24DA" w:rsidRDefault="00451431">
      <w:pPr>
        <w:pStyle w:val="Heading4"/>
      </w:pPr>
      <w:bookmarkStart w:id="18" w:name="Xc338bab20834f6218ebb29b66a325286f8a492e"/>
      <w:bookmarkEnd w:id="13"/>
      <w:r>
        <w:t>Adjusted associations between HAZ and any pathogen or MST marker</w:t>
      </w:r>
    </w:p>
    <w:p w14:paraId="17F2B89E" w14:textId="77777777" w:rsidR="00AE24DA" w:rsidRDefault="00451431">
      <w:pPr>
        <w:pStyle w:val="FirstParagraph"/>
      </w:pPr>
      <w:r>
        <w:rPr>
          <w:b/>
          <w:bCs/>
        </w:rPr>
        <w:t>Figure 2.</w:t>
      </w:r>
      <w:r>
        <w:t xml:space="preserve"> Forest plots of associations between child HAZ and the prevalence of any enteropathogen or any MST markers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mean difference.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14:paraId="55A153B3" w14:textId="77777777" w:rsidR="00AE24DA" w:rsidRDefault="00451431">
      <w:pPr>
        <w:pStyle w:val="BodyText"/>
      </w:pPr>
      <w:r>
        <w:rPr>
          <w:b/>
          <w:bCs/>
        </w:rPr>
        <w:lastRenderedPageBreak/>
        <w:t>Interpretation:</w:t>
      </w:r>
      <w:r>
        <w:t xml:space="preserve"> Presence of any pathogen (but not any mst marker) in any environmental sample is significantly associated with lower HAZ when pooled across studies (Adjusted mean difference: -0.08 (95% CI: -0.15, -0.01)). This is driven primarily by the number of slightly harmful but insignificant effects rather than by any strong effect of any pathogen in specific studies or sample types. Nevertheless, water samples with any pathogen presence were significantly associated with lower mean HAZ in Boehm et al. 2016. Any MST presence in water was also significantly associated with lower mean HAZ in Boehm 2016, but was associated with higher mean HAZ in latrine soil samples in Holcomb et al. 2020.</w:t>
      </w:r>
    </w:p>
    <w:p w14:paraId="2914CCC0" w14:textId="77777777" w:rsidR="00AE24DA" w:rsidRDefault="00451431">
      <w:pPr>
        <w:pStyle w:val="Heading1"/>
      </w:pPr>
      <w:bookmarkStart w:id="19" w:name="secondary-figures"/>
      <w:bookmarkEnd w:id="12"/>
      <w:bookmarkEnd w:id="18"/>
      <w:r>
        <w:t>Secondary figures</w:t>
      </w:r>
    </w:p>
    <w:p w14:paraId="1DFFA99C" w14:textId="77777777" w:rsidR="00AE24DA" w:rsidRDefault="00451431">
      <w:pPr>
        <w:pStyle w:val="Heading4"/>
      </w:pPr>
      <w:bookmarkStart w:id="20" w:name="X792074bd7411dd22afb68fceae883365cfa8e88"/>
      <w:r>
        <w:t>Adjusted associations between diarrhea and types of pathogens</w:t>
      </w:r>
    </w:p>
    <w:p w14:paraId="741A8090" w14:textId="77777777" w:rsidR="00AE24DA" w:rsidRDefault="00451431">
      <w:pPr>
        <w:pStyle w:val="FirstParagraph"/>
      </w:pPr>
      <w:r>
        <w:rPr>
          <w:noProof/>
        </w:rPr>
        <w:drawing>
          <wp:inline distT="0" distB="0" distL="0" distR="0" wp14:anchorId="45DB19C3" wp14:editId="01782F53">
            <wp:extent cx="8229600" cy="41148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WASH-IPD-aim2-results2_files/figure-docx/unnamed-chunk-6-1.png"/>
                    <pic:cNvPicPr>
                      <a:picLocks noChangeAspect="1" noChangeArrowheads="1"/>
                    </pic:cNvPicPr>
                  </pic:nvPicPr>
                  <pic:blipFill>
                    <a:blip r:embed="rId9"/>
                    <a:stretch>
                      <a:fillRect/>
                    </a:stretch>
                  </pic:blipFill>
                  <pic:spPr bwMode="auto">
                    <a:xfrm>
                      <a:off x="0" y="0"/>
                      <a:ext cx="8229600" cy="4114800"/>
                    </a:xfrm>
                    <a:prstGeom prst="rect">
                      <a:avLst/>
                    </a:prstGeom>
                    <a:noFill/>
                    <a:ln w="9525">
                      <a:noFill/>
                      <a:headEnd/>
                      <a:tailEnd/>
                    </a:ln>
                  </pic:spPr>
                </pic:pic>
              </a:graphicData>
            </a:graphic>
          </wp:inline>
        </w:drawing>
      </w:r>
    </w:p>
    <w:p w14:paraId="37C30BAD" w14:textId="77777777" w:rsidR="00AE24DA" w:rsidRDefault="00451431">
      <w:pPr>
        <w:pStyle w:val="BodyText"/>
      </w:pPr>
      <w:r>
        <w:rPr>
          <w:b/>
          <w:bCs/>
        </w:rPr>
        <w:lastRenderedPageBreak/>
        <w:t>Figure 3.</w:t>
      </w:r>
      <w:r>
        <w:t xml:space="preserve"> Forest plots of associations between child diarrheal disease and the prevalence of any virus, any bacteria, any protozoa and any STH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prevalence ratio (i.e., &lt;5 positive or negative observations).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14:paraId="50A3ACF6" w14:textId="5D99D4B6" w:rsidR="00AE24DA" w:rsidRDefault="00451431">
      <w:pPr>
        <w:pStyle w:val="BodyText"/>
      </w:pPr>
      <w:r>
        <w:rPr>
          <w:b/>
          <w:bCs/>
        </w:rPr>
        <w:t>Interpretation:</w:t>
      </w:r>
      <w:r>
        <w:t xml:space="preserve"> </w:t>
      </w:r>
      <w:ins w:id="21" w:author="Andrew Mertens" w:date="2021-12-08T06:48:00Z">
        <w:r w:rsidR="0007205C" w:rsidRPr="0007205C">
          <w:t xml:space="preserve">Presence of </w:t>
        </w:r>
        <w:r w:rsidR="0007205C">
          <w:t>types of</w:t>
        </w:r>
        <w:r w:rsidR="0007205C" w:rsidRPr="0007205C">
          <w:t xml:space="preserve"> pathogen</w:t>
        </w:r>
      </w:ins>
      <w:ins w:id="22" w:author="Andrew Mertens" w:date="2021-12-08T06:49:00Z">
        <w:r w:rsidR="0007205C">
          <w:t>s</w:t>
        </w:r>
      </w:ins>
      <w:ins w:id="23" w:author="Andrew Mertens" w:date="2021-12-08T06:48:00Z">
        <w:r w:rsidR="0007205C" w:rsidRPr="0007205C">
          <w:t xml:space="preserve"> in environmental sample</w:t>
        </w:r>
        <w:r w:rsidR="0007205C">
          <w:t xml:space="preserve">s were not associated with diarrheal disease, except any </w:t>
        </w:r>
      </w:ins>
      <w:ins w:id="24" w:author="Andrew Mertens" w:date="2021-12-08T06:49:00Z">
        <w:r w:rsidR="0007205C">
          <w:t xml:space="preserve">viral </w:t>
        </w:r>
      </w:ins>
      <w:ins w:id="25" w:author="Andrew Mertens" w:date="2021-12-08T06:48:00Z">
        <w:r w:rsidR="0007205C">
          <w:t>pathogen presence located on child hands in Boehm et al. 2016.</w:t>
        </w:r>
      </w:ins>
      <w:del w:id="26" w:author="Andrew Mertens" w:date="2021-12-08T06:48:00Z">
        <w:r w:rsidDel="0007205C">
          <w:delText>XXXX</w:delText>
        </w:r>
      </w:del>
    </w:p>
    <w:p w14:paraId="322F2D4A" w14:textId="77777777" w:rsidR="00AE24DA" w:rsidRDefault="00451431">
      <w:pPr>
        <w:pStyle w:val="Heading4"/>
      </w:pPr>
      <w:bookmarkStart w:id="27" w:name="Xaefd977f8eda6ce084ce525bfe5e3fdbba79fc2"/>
      <w:bookmarkEnd w:id="20"/>
      <w:r>
        <w:lastRenderedPageBreak/>
        <w:t>Adjusted associations between diarrhea and types of MST markers</w:t>
      </w:r>
    </w:p>
    <w:p w14:paraId="56E93424" w14:textId="77777777" w:rsidR="00AE24DA" w:rsidRDefault="00451431">
      <w:pPr>
        <w:pStyle w:val="FirstParagraph"/>
      </w:pPr>
      <w:r>
        <w:rPr>
          <w:noProof/>
        </w:rPr>
        <w:drawing>
          <wp:inline distT="0" distB="0" distL="0" distR="0" wp14:anchorId="7ABC42B0" wp14:editId="23575B58">
            <wp:extent cx="8229600" cy="41148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WASH-IPD-aim2-results2_files/figure-docx/unnamed-chunk-7-1.png"/>
                    <pic:cNvPicPr>
                      <a:picLocks noChangeAspect="1" noChangeArrowheads="1"/>
                    </pic:cNvPicPr>
                  </pic:nvPicPr>
                  <pic:blipFill>
                    <a:blip r:embed="rId10"/>
                    <a:stretch>
                      <a:fillRect/>
                    </a:stretch>
                  </pic:blipFill>
                  <pic:spPr bwMode="auto">
                    <a:xfrm>
                      <a:off x="0" y="0"/>
                      <a:ext cx="8229600" cy="4114800"/>
                    </a:xfrm>
                    <a:prstGeom prst="rect">
                      <a:avLst/>
                    </a:prstGeom>
                    <a:noFill/>
                    <a:ln w="9525">
                      <a:noFill/>
                      <a:headEnd/>
                      <a:tailEnd/>
                    </a:ln>
                  </pic:spPr>
                </pic:pic>
              </a:graphicData>
            </a:graphic>
          </wp:inline>
        </w:drawing>
      </w:r>
    </w:p>
    <w:p w14:paraId="4B823520" w14:textId="77777777" w:rsidR="00AE24DA" w:rsidRDefault="00451431">
      <w:pPr>
        <w:pStyle w:val="BodyText"/>
      </w:pPr>
      <w:r>
        <w:rPr>
          <w:b/>
          <w:bCs/>
        </w:rPr>
        <w:t>Figure 4.</w:t>
      </w:r>
      <w:r>
        <w:t xml:space="preserve"> Forest plots of associations between child diarrheal disease and the prevalence of any general, human, or animal MST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prevalence ratio (i.e., &lt;5 positive or negative observations).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14:paraId="5D3CE39E" w14:textId="77777777" w:rsidR="00AE24DA" w:rsidRDefault="00451431">
      <w:pPr>
        <w:pStyle w:val="BodyText"/>
      </w:pPr>
      <w:r>
        <w:rPr>
          <w:b/>
          <w:bCs/>
        </w:rPr>
        <w:t>Interpretation:</w:t>
      </w:r>
      <w:r>
        <w:t xml:space="preserve"> No associations between specific groups of MST markers and child diarrheal disease in any sample type.</w:t>
      </w:r>
    </w:p>
    <w:p w14:paraId="03F4F9D2" w14:textId="77777777" w:rsidR="00AE24DA" w:rsidRDefault="00451431">
      <w:pPr>
        <w:pStyle w:val="Heading4"/>
      </w:pPr>
      <w:bookmarkStart w:id="28" w:name="Xe6051dede27c32acd59ed59bd80b9e36f72de62"/>
      <w:bookmarkEnd w:id="27"/>
      <w:r>
        <w:lastRenderedPageBreak/>
        <w:t>Adjusted associations between HAZ and types of pathogens</w:t>
      </w:r>
    </w:p>
    <w:p w14:paraId="6820A376" w14:textId="77777777" w:rsidR="00AE24DA" w:rsidRDefault="00451431">
      <w:pPr>
        <w:pStyle w:val="FirstParagraph"/>
      </w:pPr>
      <w:r>
        <w:rPr>
          <w:noProof/>
        </w:rPr>
        <w:drawing>
          <wp:inline distT="0" distB="0" distL="0" distR="0" wp14:anchorId="6957F24B" wp14:editId="6DF71158">
            <wp:extent cx="8229600" cy="41148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WASH-IPD-aim2-results2_files/figure-docx/unnamed-chunk-8-1.png"/>
                    <pic:cNvPicPr>
                      <a:picLocks noChangeAspect="1" noChangeArrowheads="1"/>
                    </pic:cNvPicPr>
                  </pic:nvPicPr>
                  <pic:blipFill>
                    <a:blip r:embed="rId11"/>
                    <a:stretch>
                      <a:fillRect/>
                    </a:stretch>
                  </pic:blipFill>
                  <pic:spPr bwMode="auto">
                    <a:xfrm>
                      <a:off x="0" y="0"/>
                      <a:ext cx="8229600" cy="4114800"/>
                    </a:xfrm>
                    <a:prstGeom prst="rect">
                      <a:avLst/>
                    </a:prstGeom>
                    <a:noFill/>
                    <a:ln w="9525">
                      <a:noFill/>
                      <a:headEnd/>
                      <a:tailEnd/>
                    </a:ln>
                  </pic:spPr>
                </pic:pic>
              </a:graphicData>
            </a:graphic>
          </wp:inline>
        </w:drawing>
      </w:r>
    </w:p>
    <w:p w14:paraId="472BCC38" w14:textId="77777777" w:rsidR="00AE24DA" w:rsidRDefault="00451431">
      <w:pPr>
        <w:pStyle w:val="BodyText"/>
      </w:pPr>
      <w:r>
        <w:rPr>
          <w:b/>
          <w:bCs/>
        </w:rPr>
        <w:t>Figure 5.</w:t>
      </w:r>
      <w:r>
        <w:t xml:space="preserve"> Forest plots of associations between child HAZ and the prevalence of groups of pathogens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mean difference.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14:paraId="76465ED3" w14:textId="77777777" w:rsidR="00AE24DA" w:rsidRDefault="00451431">
      <w:pPr>
        <w:pStyle w:val="BodyText"/>
      </w:pPr>
      <w:r>
        <w:rPr>
          <w:b/>
          <w:bCs/>
        </w:rPr>
        <w:t>Interpretation:</w:t>
      </w:r>
      <w:r>
        <w:t xml:space="preserve"> When separated out by group of pathogen, pathogen presence in any environmental sample is no longer significantly associated with lower HAZ when pooled across studies. However, any virus presence in water was significantly associated with lower </w:t>
      </w:r>
      <w:r>
        <w:lastRenderedPageBreak/>
        <w:t>mean HAZ in Boehm et al. 2016 and any protozoa in water was significantly associated with lower mean HAZ in Furhmeister et al. 2020, both from the WASH Benefits trial.</w:t>
      </w:r>
    </w:p>
    <w:p w14:paraId="04B0C6BB" w14:textId="77777777" w:rsidR="00AE24DA" w:rsidRDefault="00451431">
      <w:pPr>
        <w:pStyle w:val="Heading4"/>
      </w:pPr>
      <w:bookmarkStart w:id="29" w:name="X77ad20411bcecec670d6a89d89397208155ccf9"/>
      <w:bookmarkEnd w:id="28"/>
      <w:r>
        <w:t>Adjusted associations between HAZ and types of MST Markers</w:t>
      </w:r>
    </w:p>
    <w:p w14:paraId="0CC4B400" w14:textId="77777777" w:rsidR="00AE24DA" w:rsidRDefault="00451431">
      <w:pPr>
        <w:pStyle w:val="FirstParagraph"/>
      </w:pPr>
      <w:r>
        <w:rPr>
          <w:noProof/>
        </w:rPr>
        <w:drawing>
          <wp:inline distT="0" distB="0" distL="0" distR="0" wp14:anchorId="3A613E9A" wp14:editId="3FAB677F">
            <wp:extent cx="8229600" cy="41148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WASH-IPD-aim2-results2_files/figure-docx/unnamed-chunk-9-1.png"/>
                    <pic:cNvPicPr>
                      <a:picLocks noChangeAspect="1" noChangeArrowheads="1"/>
                    </pic:cNvPicPr>
                  </pic:nvPicPr>
                  <pic:blipFill>
                    <a:blip r:embed="rId12"/>
                    <a:stretch>
                      <a:fillRect/>
                    </a:stretch>
                  </pic:blipFill>
                  <pic:spPr bwMode="auto">
                    <a:xfrm>
                      <a:off x="0" y="0"/>
                      <a:ext cx="8229600" cy="4114800"/>
                    </a:xfrm>
                    <a:prstGeom prst="rect">
                      <a:avLst/>
                    </a:prstGeom>
                    <a:noFill/>
                    <a:ln w="9525">
                      <a:noFill/>
                      <a:headEnd/>
                      <a:tailEnd/>
                    </a:ln>
                  </pic:spPr>
                </pic:pic>
              </a:graphicData>
            </a:graphic>
          </wp:inline>
        </w:drawing>
      </w:r>
    </w:p>
    <w:p w14:paraId="713A2316" w14:textId="77777777" w:rsidR="00AE24DA" w:rsidRDefault="00451431">
      <w:pPr>
        <w:pStyle w:val="BodyText"/>
      </w:pPr>
      <w:r>
        <w:rPr>
          <w:b/>
          <w:bCs/>
        </w:rPr>
        <w:t>Figure 6.</w:t>
      </w:r>
      <w:r>
        <w:t xml:space="preserve"> Forest plots of associations between child HAZ and the prevalence of groups of MST markers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mean difference. Samples of the same type from different locations (source vs. stored water, flies in kitchen vs. latrine, soil from courtyard vs. latrine) or different individuals (child vs. mother’s hands) are plotted separately. Asterisks above estimates denote statistical significance (</w:t>
      </w:r>
      <w:r>
        <w:rPr>
          <w:i/>
          <w:iCs/>
        </w:rPr>
        <w:t xml:space="preserve">= P-value &lt; 0.05, </w:t>
      </w:r>
      <w:r>
        <w:rPr>
          <w:b/>
          <w:bCs/>
          <w:i/>
          <w:iCs/>
        </w:rPr>
        <w:t xml:space="preserve">= P-value &lt; 0.01, </w:t>
      </w:r>
      <w:r>
        <w:t>= P-value &lt; 0.001). All estimates are adjusted for potential confounders.</w:t>
      </w:r>
    </w:p>
    <w:p w14:paraId="5E6100F2" w14:textId="77777777" w:rsidR="00AE24DA" w:rsidRDefault="00451431">
      <w:pPr>
        <w:pStyle w:val="BodyText"/>
      </w:pPr>
      <w:r>
        <w:rPr>
          <w:b/>
          <w:bCs/>
        </w:rPr>
        <w:lastRenderedPageBreak/>
        <w:t>Interpretation:</w:t>
      </w:r>
      <w:r>
        <w:t xml:space="preserve"> There is a general trend of presence of groups of MST markers in water samples being associated with lower mean HAZ.</w:t>
      </w:r>
    </w:p>
    <w:p w14:paraId="4A6E2ACA" w14:textId="77777777" w:rsidR="00AE24DA" w:rsidRDefault="00451431">
      <w:pPr>
        <w:pStyle w:val="Heading1"/>
      </w:pPr>
      <w:bookmarkStart w:id="30" w:name="supplimentary-figures"/>
      <w:bookmarkEnd w:id="19"/>
      <w:bookmarkEnd w:id="29"/>
      <w:r>
        <w:t>Supplimentary figures</w:t>
      </w:r>
    </w:p>
    <w:p w14:paraId="7F6C7047" w14:textId="77777777" w:rsidR="00AE24DA" w:rsidRDefault="00451431">
      <w:pPr>
        <w:pStyle w:val="Heading4"/>
      </w:pPr>
      <w:bookmarkStart w:id="31" w:name="Xfb6421eafd3d77beaa140097c180f5dea58115b"/>
      <w:r>
        <w:t>Adjusted associations between HAZ and types of MST markers</w:t>
      </w:r>
    </w:p>
    <w:p w14:paraId="7E1C5F62" w14:textId="77777777" w:rsidR="00AE24DA" w:rsidRDefault="00451431">
      <w:pPr>
        <w:pStyle w:val="FirstParagraph"/>
      </w:pPr>
      <w:r>
        <w:rPr>
          <w:noProof/>
        </w:rPr>
        <w:drawing>
          <wp:inline distT="0" distB="0" distL="0" distR="0" wp14:anchorId="2DAE4CE7" wp14:editId="12C904A0">
            <wp:extent cx="8229600" cy="41148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WASH-IPD-aim2-results2_files/figure-docx/unnamed-chunk-10-1.png"/>
                    <pic:cNvPicPr>
                      <a:picLocks noChangeAspect="1" noChangeArrowheads="1"/>
                    </pic:cNvPicPr>
                  </pic:nvPicPr>
                  <pic:blipFill>
                    <a:blip r:embed="rId12"/>
                    <a:stretch>
                      <a:fillRect/>
                    </a:stretch>
                  </pic:blipFill>
                  <pic:spPr bwMode="auto">
                    <a:xfrm>
                      <a:off x="0" y="0"/>
                      <a:ext cx="8229600" cy="4114800"/>
                    </a:xfrm>
                    <a:prstGeom prst="rect">
                      <a:avLst/>
                    </a:prstGeom>
                    <a:noFill/>
                    <a:ln w="9525">
                      <a:noFill/>
                      <a:headEnd/>
                      <a:tailEnd/>
                    </a:ln>
                  </pic:spPr>
                </pic:pic>
              </a:graphicData>
            </a:graphic>
          </wp:inline>
        </w:drawing>
      </w:r>
    </w:p>
    <w:p w14:paraId="21841BBA" w14:textId="77777777" w:rsidR="00AE24DA" w:rsidRDefault="00451431">
      <w:pPr>
        <w:pStyle w:val="BodyText"/>
      </w:pPr>
      <w:r>
        <w:rPr>
          <w:b/>
          <w:bCs/>
        </w:rPr>
        <w:t>Interpretation:</w:t>
      </w:r>
      <w:r>
        <w:t xml:space="preserve"> NOTE: MAKE MORE ROWS, UPDATE FORMATING TO MATCH MAIN PLOTS</w:t>
      </w:r>
    </w:p>
    <w:p w14:paraId="6428826A" w14:textId="77777777" w:rsidR="00AE24DA" w:rsidRDefault="00451431">
      <w:pPr>
        <w:pStyle w:val="Heading4"/>
      </w:pPr>
      <w:bookmarkStart w:id="32" w:name="X457b11f2b05e6505ef935b52480456bf5c3c6a7"/>
      <w:bookmarkEnd w:id="31"/>
      <w:r>
        <w:lastRenderedPageBreak/>
        <w:t>Adjusted associations between pathogen-specific presence in environmental samples and pathogen-specific infections</w:t>
      </w:r>
    </w:p>
    <w:p w14:paraId="0120002B" w14:textId="77777777" w:rsidR="00AE24DA" w:rsidRDefault="00451431">
      <w:pPr>
        <w:pStyle w:val="FirstParagraph"/>
      </w:pPr>
      <w:commentRangeStart w:id="33"/>
      <w:r>
        <w:rPr>
          <w:noProof/>
        </w:rPr>
        <w:drawing>
          <wp:inline distT="0" distB="0" distL="0" distR="0" wp14:anchorId="44C32546" wp14:editId="0D79BC49">
            <wp:extent cx="8229600" cy="329184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WASH-IPD-aim2-results2_files/figure-docx/unnamed-chunk-11-1.png"/>
                    <pic:cNvPicPr>
                      <a:picLocks noChangeAspect="1" noChangeArrowheads="1"/>
                    </pic:cNvPicPr>
                  </pic:nvPicPr>
                  <pic:blipFill>
                    <a:blip r:embed="rId13"/>
                    <a:stretch>
                      <a:fillRect/>
                    </a:stretch>
                  </pic:blipFill>
                  <pic:spPr bwMode="auto">
                    <a:xfrm>
                      <a:off x="0" y="0"/>
                      <a:ext cx="8229600" cy="3291840"/>
                    </a:xfrm>
                    <a:prstGeom prst="rect">
                      <a:avLst/>
                    </a:prstGeom>
                    <a:noFill/>
                    <a:ln w="9525">
                      <a:noFill/>
                      <a:headEnd/>
                      <a:tailEnd/>
                    </a:ln>
                  </pic:spPr>
                </pic:pic>
              </a:graphicData>
            </a:graphic>
          </wp:inline>
        </w:drawing>
      </w:r>
      <w:commentRangeEnd w:id="33"/>
      <w:r w:rsidR="008A7BC2">
        <w:rPr>
          <w:rStyle w:val="CommentReference"/>
        </w:rPr>
        <w:commentReference w:id="33"/>
      </w:r>
    </w:p>
    <w:p w14:paraId="1A232A1D" w14:textId="103314A5" w:rsidR="008A7BC2" w:rsidRDefault="008A7BC2" w:rsidP="008A7BC2">
      <w:pPr>
        <w:pStyle w:val="BodyText"/>
        <w:rPr>
          <w:ins w:id="34" w:author="Andrew Mertens" w:date="2021-12-08T06:53:00Z"/>
        </w:rPr>
      </w:pPr>
      <w:ins w:id="35" w:author="Andrew Mertens" w:date="2021-12-08T06:52:00Z">
        <w:r>
          <w:rPr>
            <w:b/>
            <w:bCs/>
          </w:rPr>
          <w:t>Figure 3.</w:t>
        </w:r>
        <w:r>
          <w:t xml:space="preserve"> Forest plots of associations between </w:t>
        </w:r>
      </w:ins>
      <w:ins w:id="36" w:author="Andrew Mertens" w:date="2021-12-08T06:53:00Z">
        <w:r>
          <w:t xml:space="preserve">specific pathogens in environmental samples and </w:t>
        </w:r>
      </w:ins>
      <w:ins w:id="37" w:author="Andrew Mertens" w:date="2021-12-08T06:54:00Z">
        <w:r>
          <w:t xml:space="preserve">child infections with the same pathogens. </w:t>
        </w:r>
      </w:ins>
    </w:p>
    <w:p w14:paraId="2826A680" w14:textId="40608DCE" w:rsidR="008A7BC2" w:rsidRDefault="008A7BC2" w:rsidP="008A7BC2">
      <w:pPr>
        <w:pStyle w:val="BodyText"/>
        <w:rPr>
          <w:ins w:id="38" w:author="Andrew Mertens" w:date="2021-12-08T06:52:00Z"/>
        </w:rPr>
      </w:pPr>
      <w:ins w:id="39" w:author="Andrew Mertens" w:date="2021-12-08T06:52:00Z">
        <w:r>
          <w:t>Samples of the same type from different locations (source vs. stored water, flies in kitchen vs. latrine, soil from courtyard vs. latrine) or different individuals (child vs. mother’s hands) are plotted separately</w:t>
        </w:r>
      </w:ins>
      <w:ins w:id="40" w:author="Andrew Mertens" w:date="2021-12-08T06:54:00Z">
        <w:r>
          <w:t xml:space="preserve"> and denoted by different colors</w:t>
        </w:r>
      </w:ins>
      <w:ins w:id="41" w:author="Andrew Mertens" w:date="2021-12-08T06:52:00Z">
        <w:r>
          <w:t>. Asterisks above estimates denote statistical significance (</w:t>
        </w:r>
        <w:r>
          <w:rPr>
            <w:i/>
            <w:iCs/>
          </w:rPr>
          <w:t xml:space="preserve">= P-value &lt; 0.05, </w:t>
        </w:r>
        <w:r>
          <w:rPr>
            <w:b/>
            <w:bCs/>
            <w:i/>
            <w:iCs/>
          </w:rPr>
          <w:t xml:space="preserve">= P-value &lt; 0.01, </w:t>
        </w:r>
        <w:r>
          <w:t>= P-value &lt; 0.001). All estimates are adjusted for potential confounders.</w:t>
        </w:r>
      </w:ins>
    </w:p>
    <w:p w14:paraId="6DCE52AA" w14:textId="77B054F7" w:rsidR="008A7BC2" w:rsidRDefault="008A7BC2" w:rsidP="008A7BC2">
      <w:pPr>
        <w:pStyle w:val="BodyText"/>
        <w:rPr>
          <w:ins w:id="42" w:author="Andrew Mertens" w:date="2021-12-08T07:17:00Z"/>
        </w:rPr>
      </w:pPr>
      <w:ins w:id="43" w:author="Andrew Mertens" w:date="2021-12-08T06:52:00Z">
        <w:r>
          <w:rPr>
            <w:b/>
            <w:bCs/>
          </w:rPr>
          <w:t>Interpretation:</w:t>
        </w:r>
        <w:r>
          <w:t xml:space="preserve"> There is a general trend of </w:t>
        </w:r>
      </w:ins>
      <w:ins w:id="44" w:author="Andrew Mertens" w:date="2021-12-08T06:55:00Z">
        <w:r>
          <w:t xml:space="preserve">positive associations between </w:t>
        </w:r>
      </w:ins>
      <w:ins w:id="45" w:author="Andrew Mertens" w:date="2021-12-08T07:17:00Z">
        <w:r w:rsidR="00766C2D">
          <w:t xml:space="preserve">specific pathogens in the </w:t>
        </w:r>
      </w:ins>
      <w:ins w:id="46" w:author="Andrew Mertens" w:date="2021-12-08T07:21:00Z">
        <w:r w:rsidR="00766C2D">
          <w:t xml:space="preserve">compound </w:t>
        </w:r>
      </w:ins>
      <w:ins w:id="47" w:author="Andrew Mertens" w:date="2021-12-08T07:17:00Z">
        <w:r w:rsidR="00766C2D">
          <w:t xml:space="preserve">environment and an increased risk of the same </w:t>
        </w:r>
      </w:ins>
      <w:ins w:id="48" w:author="Andrew Mertens" w:date="2021-12-08T07:20:00Z">
        <w:r w:rsidR="00766C2D">
          <w:t>pathogen</w:t>
        </w:r>
      </w:ins>
      <w:ins w:id="49" w:author="Andrew Mertens" w:date="2021-12-08T07:21:00Z">
        <w:r w:rsidR="00766C2D">
          <w:t xml:space="preserve"> infecting the child living in the compound </w:t>
        </w:r>
      </w:ins>
      <w:ins w:id="50" w:author="Andrew Mertens" w:date="2021-12-08T07:20:00Z">
        <w:r w:rsidR="00766C2D">
          <w:t>across differen</w:t>
        </w:r>
      </w:ins>
      <w:ins w:id="51" w:author="Andrew Mertens" w:date="2021-12-08T07:21:00Z">
        <w:r w:rsidR="00766C2D">
          <w:t xml:space="preserve">t pathogens and sample types. </w:t>
        </w:r>
      </w:ins>
      <w:ins w:id="52" w:author="Andrew Mertens" w:date="2021-12-08T07:22:00Z">
        <w:r w:rsidR="004D477B">
          <w:t xml:space="preserve">Giardia and pathogenic E. coli were </w:t>
        </w:r>
      </w:ins>
      <w:ins w:id="53" w:author="Andrew Mertens" w:date="2021-12-08T07:23:00Z">
        <w:r w:rsidR="004D477B">
          <w:t>two pathogens without associations between environmental presence and child infection, but associations were significant or near significant for Shigella, Ascaris, and Trichuris contaminations and infections</w:t>
        </w:r>
      </w:ins>
      <w:ins w:id="54" w:author="Andrew Mertens" w:date="2021-12-08T07:24:00Z">
        <w:r w:rsidR="004D477B">
          <w:t xml:space="preserve"> across multiple studies. C. difficile and rotavirus were only measured in latrine soil in Capone et al. 2021, but had the </w:t>
        </w:r>
      </w:ins>
      <w:ins w:id="55" w:author="Andrew Mertens" w:date="2021-12-08T07:25:00Z">
        <w:r w:rsidR="004D477B">
          <w:t>strongest associations.</w:t>
        </w:r>
      </w:ins>
      <w:ins w:id="56" w:author="Andrew Mertens" w:date="2021-12-08T07:24:00Z">
        <w:r w:rsidR="004D477B">
          <w:t xml:space="preserve"> </w:t>
        </w:r>
      </w:ins>
    </w:p>
    <w:p w14:paraId="7591671C" w14:textId="7687E2FF" w:rsidR="00766C2D" w:rsidRDefault="00766C2D" w:rsidP="008A7BC2">
      <w:pPr>
        <w:pStyle w:val="BodyText"/>
        <w:rPr>
          <w:ins w:id="57" w:author="Andrew Mertens" w:date="2021-12-08T06:52:00Z"/>
        </w:rPr>
      </w:pPr>
      <w:ins w:id="58" w:author="Andrew Mertens" w:date="2021-12-08T07:17:00Z">
        <w:r>
          <w:t>-comment on the magnitude</w:t>
        </w:r>
      </w:ins>
    </w:p>
    <w:p w14:paraId="43B31510" w14:textId="38BC3AC0" w:rsidR="00AE24DA" w:rsidDel="008A7BC2" w:rsidRDefault="00451431">
      <w:pPr>
        <w:pStyle w:val="BodyText"/>
        <w:rPr>
          <w:del w:id="59" w:author="Andrew Mertens" w:date="2021-12-08T06:52:00Z"/>
        </w:rPr>
      </w:pPr>
      <w:del w:id="60" w:author="Andrew Mertens" w:date="2021-12-08T06:52:00Z">
        <w:r w:rsidDel="008A7BC2">
          <w:rPr>
            <w:b/>
            <w:bCs/>
          </w:rPr>
          <w:delText>Interpretation:</w:delText>
        </w:r>
      </w:del>
    </w:p>
    <w:p w14:paraId="483BDD6E" w14:textId="77777777" w:rsidR="00AE24DA" w:rsidRDefault="00451431">
      <w:pPr>
        <w:pStyle w:val="Heading4"/>
      </w:pPr>
      <w:bookmarkStart w:id="61" w:name="tmle-comparison"/>
      <w:bookmarkEnd w:id="32"/>
      <w:r>
        <w:lastRenderedPageBreak/>
        <w:t>TMLE comparison</w:t>
      </w:r>
    </w:p>
    <w:p w14:paraId="3BAAA95E" w14:textId="77777777" w:rsidR="00AE24DA" w:rsidRDefault="00451431">
      <w:pPr>
        <w:pStyle w:val="FirstParagraph"/>
      </w:pPr>
      <w:r>
        <w:rPr>
          <w:noProof/>
        </w:rPr>
        <w:lastRenderedPageBreak/>
        <w:drawing>
          <wp:inline distT="0" distB="0" distL="0" distR="0" wp14:anchorId="1238E56F" wp14:editId="2BC68D8C">
            <wp:extent cx="8229600" cy="493776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WASH-IPD-aim2-results2_files/figure-docx/unnamed-chunk-12-1.png"/>
                    <pic:cNvPicPr>
                      <a:picLocks noChangeAspect="1" noChangeArrowheads="1"/>
                    </pic:cNvPicPr>
                  </pic:nvPicPr>
                  <pic:blipFill>
                    <a:blip r:embed="rId18"/>
                    <a:stretch>
                      <a:fillRect/>
                    </a:stretch>
                  </pic:blipFill>
                  <pic:spPr bwMode="auto">
                    <a:xfrm>
                      <a:off x="0" y="0"/>
                      <a:ext cx="8229600" cy="4937760"/>
                    </a:xfrm>
                    <a:prstGeom prst="rect">
                      <a:avLst/>
                    </a:prstGeom>
                    <a:noFill/>
                    <a:ln w="9525">
                      <a:noFill/>
                      <a:headEnd/>
                      <a:tailEnd/>
                    </a:ln>
                  </pic:spPr>
                </pic:pic>
              </a:graphicData>
            </a:graphic>
          </wp:inline>
        </w:drawing>
      </w:r>
      <w:r>
        <w:rPr>
          <w:noProof/>
        </w:rPr>
        <w:lastRenderedPageBreak/>
        <w:drawing>
          <wp:inline distT="0" distB="0" distL="0" distR="0" wp14:anchorId="7B30EC80" wp14:editId="1EEDF6FE">
            <wp:extent cx="8229600" cy="493776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WASH-IPD-aim2-results2_files/figure-docx/unnamed-chunk-12-2.png"/>
                    <pic:cNvPicPr>
                      <a:picLocks noChangeAspect="1" noChangeArrowheads="1"/>
                    </pic:cNvPicPr>
                  </pic:nvPicPr>
                  <pic:blipFill>
                    <a:blip r:embed="rId19"/>
                    <a:stretch>
                      <a:fillRect/>
                    </a:stretch>
                  </pic:blipFill>
                  <pic:spPr bwMode="auto">
                    <a:xfrm>
                      <a:off x="0" y="0"/>
                      <a:ext cx="8229600" cy="4937760"/>
                    </a:xfrm>
                    <a:prstGeom prst="rect">
                      <a:avLst/>
                    </a:prstGeom>
                    <a:noFill/>
                    <a:ln w="9525">
                      <a:noFill/>
                      <a:headEnd/>
                      <a:tailEnd/>
                    </a:ln>
                  </pic:spPr>
                </pic:pic>
              </a:graphicData>
            </a:graphic>
          </wp:inline>
        </w:drawing>
      </w:r>
    </w:p>
    <w:p w14:paraId="1D303DE9" w14:textId="77777777" w:rsidR="00AE24DA" w:rsidRDefault="00451431">
      <w:pPr>
        <w:pStyle w:val="BodyText"/>
      </w:pPr>
      <w:r>
        <w:rPr>
          <w:b/>
          <w:bCs/>
        </w:rPr>
        <w:t>Interpretation:</w:t>
      </w:r>
    </w:p>
    <w:p w14:paraId="5EC3E76A" w14:textId="77777777" w:rsidR="00AE24DA" w:rsidRDefault="00451431">
      <w:pPr>
        <w:pStyle w:val="Heading4"/>
      </w:pPr>
      <w:bookmarkStart w:id="62" w:name="covariate-tables"/>
      <w:bookmarkEnd w:id="61"/>
      <w:r>
        <w:t>Covariate tables</w:t>
      </w:r>
    </w:p>
    <w:p w14:paraId="1C91AA32" w14:textId="77777777" w:rsidR="00AE24DA" w:rsidRDefault="00451431">
      <w:pPr>
        <w:pStyle w:val="FirstParagraph"/>
      </w:pPr>
      <w:r>
        <w:t>#NOTE: Why do some Holcomb samples have so few covariates? I think the compound-averaged covariates aren’t being properly merged in. Need to check if there are more Holcomb covariates somewhere</w:t>
      </w:r>
    </w:p>
    <w:p w14:paraId="1B3B0E18" w14:textId="77777777" w:rsidR="00AE24DA" w:rsidRDefault="00451431">
      <w:pPr>
        <w:pStyle w:val="BodyText"/>
      </w:pPr>
      <w:r>
        <w:rPr>
          <w:noProof/>
        </w:rPr>
        <w:lastRenderedPageBreak/>
        <w:drawing>
          <wp:inline distT="0" distB="0" distL="0" distR="0" wp14:anchorId="2A2937EE" wp14:editId="0A536E25">
            <wp:extent cx="8229600" cy="493776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WASH-IPD-aim2-results2_files/figure-docx/unnamed-chunk-13-1.png"/>
                    <pic:cNvPicPr>
                      <a:picLocks noChangeAspect="1" noChangeArrowheads="1"/>
                    </pic:cNvPicPr>
                  </pic:nvPicPr>
                  <pic:blipFill>
                    <a:blip r:embed="rId20"/>
                    <a:stretch>
                      <a:fillRect/>
                    </a:stretch>
                  </pic:blipFill>
                  <pic:spPr bwMode="auto">
                    <a:xfrm>
                      <a:off x="0" y="0"/>
                      <a:ext cx="8229600" cy="4937760"/>
                    </a:xfrm>
                    <a:prstGeom prst="rect">
                      <a:avLst/>
                    </a:prstGeom>
                    <a:noFill/>
                    <a:ln w="9525">
                      <a:noFill/>
                      <a:headEnd/>
                      <a:tailEnd/>
                    </a:ln>
                  </pic:spPr>
                </pic:pic>
              </a:graphicData>
            </a:graphic>
          </wp:inline>
        </w:drawing>
      </w:r>
      <w:r>
        <w:rPr>
          <w:noProof/>
        </w:rPr>
        <w:lastRenderedPageBreak/>
        <w:drawing>
          <wp:inline distT="0" distB="0" distL="0" distR="0" wp14:anchorId="3DB53C43" wp14:editId="6CD5A05E">
            <wp:extent cx="8229600" cy="493776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WASH-IPD-aim2-results2_files/figure-docx/unnamed-chunk-13-2.png"/>
                    <pic:cNvPicPr>
                      <a:picLocks noChangeAspect="1" noChangeArrowheads="1"/>
                    </pic:cNvPicPr>
                  </pic:nvPicPr>
                  <pic:blipFill>
                    <a:blip r:embed="rId21"/>
                    <a:stretch>
                      <a:fillRect/>
                    </a:stretch>
                  </pic:blipFill>
                  <pic:spPr bwMode="auto">
                    <a:xfrm>
                      <a:off x="0" y="0"/>
                      <a:ext cx="8229600" cy="4937760"/>
                    </a:xfrm>
                    <a:prstGeom prst="rect">
                      <a:avLst/>
                    </a:prstGeom>
                    <a:noFill/>
                    <a:ln w="9525">
                      <a:noFill/>
                      <a:headEnd/>
                      <a:tailEnd/>
                    </a:ln>
                  </pic:spPr>
                </pic:pic>
              </a:graphicData>
            </a:graphic>
          </wp:inline>
        </w:drawing>
      </w:r>
      <w:r>
        <w:rPr>
          <w:noProof/>
        </w:rPr>
        <w:lastRenderedPageBreak/>
        <w:drawing>
          <wp:inline distT="0" distB="0" distL="0" distR="0" wp14:anchorId="5A7621AB" wp14:editId="00F69024">
            <wp:extent cx="8229600" cy="493776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WASH-IPD-aim2-results2_files/figure-docx/unnamed-chunk-13-3.png"/>
                    <pic:cNvPicPr>
                      <a:picLocks noChangeAspect="1" noChangeArrowheads="1"/>
                    </pic:cNvPicPr>
                  </pic:nvPicPr>
                  <pic:blipFill>
                    <a:blip r:embed="rId22"/>
                    <a:stretch>
                      <a:fillRect/>
                    </a:stretch>
                  </pic:blipFill>
                  <pic:spPr bwMode="auto">
                    <a:xfrm>
                      <a:off x="0" y="0"/>
                      <a:ext cx="8229600" cy="4937760"/>
                    </a:xfrm>
                    <a:prstGeom prst="rect">
                      <a:avLst/>
                    </a:prstGeom>
                    <a:noFill/>
                    <a:ln w="9525">
                      <a:noFill/>
                      <a:headEnd/>
                      <a:tailEnd/>
                    </a:ln>
                  </pic:spPr>
                </pic:pic>
              </a:graphicData>
            </a:graphic>
          </wp:inline>
        </w:drawing>
      </w:r>
      <w:r>
        <w:rPr>
          <w:noProof/>
        </w:rPr>
        <w:lastRenderedPageBreak/>
        <w:drawing>
          <wp:inline distT="0" distB="0" distL="0" distR="0" wp14:anchorId="0E046197" wp14:editId="59208D49">
            <wp:extent cx="8229600" cy="493776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WASH-IPD-aim2-results2_files/figure-docx/unnamed-chunk-13-4.png"/>
                    <pic:cNvPicPr>
                      <a:picLocks noChangeAspect="1" noChangeArrowheads="1"/>
                    </pic:cNvPicPr>
                  </pic:nvPicPr>
                  <pic:blipFill>
                    <a:blip r:embed="rId23"/>
                    <a:stretch>
                      <a:fillRect/>
                    </a:stretch>
                  </pic:blipFill>
                  <pic:spPr bwMode="auto">
                    <a:xfrm>
                      <a:off x="0" y="0"/>
                      <a:ext cx="8229600" cy="4937760"/>
                    </a:xfrm>
                    <a:prstGeom prst="rect">
                      <a:avLst/>
                    </a:prstGeom>
                    <a:noFill/>
                    <a:ln w="9525">
                      <a:noFill/>
                      <a:headEnd/>
                      <a:tailEnd/>
                    </a:ln>
                  </pic:spPr>
                </pic:pic>
              </a:graphicData>
            </a:graphic>
          </wp:inline>
        </w:drawing>
      </w:r>
      <w:r>
        <w:rPr>
          <w:noProof/>
        </w:rPr>
        <w:lastRenderedPageBreak/>
        <w:drawing>
          <wp:inline distT="0" distB="0" distL="0" distR="0" wp14:anchorId="50D90E09" wp14:editId="31FC4FA1">
            <wp:extent cx="8229600" cy="493776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WASH-IPD-aim2-results2_files/figure-docx/unnamed-chunk-13-5.png"/>
                    <pic:cNvPicPr>
                      <a:picLocks noChangeAspect="1" noChangeArrowheads="1"/>
                    </pic:cNvPicPr>
                  </pic:nvPicPr>
                  <pic:blipFill>
                    <a:blip r:embed="rId24"/>
                    <a:stretch>
                      <a:fillRect/>
                    </a:stretch>
                  </pic:blipFill>
                  <pic:spPr bwMode="auto">
                    <a:xfrm>
                      <a:off x="0" y="0"/>
                      <a:ext cx="8229600" cy="4937760"/>
                    </a:xfrm>
                    <a:prstGeom prst="rect">
                      <a:avLst/>
                    </a:prstGeom>
                    <a:noFill/>
                    <a:ln w="9525">
                      <a:noFill/>
                      <a:headEnd/>
                      <a:tailEnd/>
                    </a:ln>
                  </pic:spPr>
                </pic:pic>
              </a:graphicData>
            </a:graphic>
          </wp:inline>
        </w:drawing>
      </w:r>
      <w:r>
        <w:rPr>
          <w:noProof/>
        </w:rPr>
        <w:lastRenderedPageBreak/>
        <w:drawing>
          <wp:inline distT="0" distB="0" distL="0" distR="0" wp14:anchorId="37879D98" wp14:editId="68B59C58">
            <wp:extent cx="8229600" cy="493776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WASH-IPD-aim2-results2_files/figure-docx/unnamed-chunk-13-6.png"/>
                    <pic:cNvPicPr>
                      <a:picLocks noChangeAspect="1" noChangeArrowheads="1"/>
                    </pic:cNvPicPr>
                  </pic:nvPicPr>
                  <pic:blipFill>
                    <a:blip r:embed="rId25"/>
                    <a:stretch>
                      <a:fillRect/>
                    </a:stretch>
                  </pic:blipFill>
                  <pic:spPr bwMode="auto">
                    <a:xfrm>
                      <a:off x="0" y="0"/>
                      <a:ext cx="8229600" cy="4937760"/>
                    </a:xfrm>
                    <a:prstGeom prst="rect">
                      <a:avLst/>
                    </a:prstGeom>
                    <a:noFill/>
                    <a:ln w="9525">
                      <a:noFill/>
                      <a:headEnd/>
                      <a:tailEnd/>
                    </a:ln>
                  </pic:spPr>
                </pic:pic>
              </a:graphicData>
            </a:graphic>
          </wp:inline>
        </w:drawing>
      </w:r>
      <w:r>
        <w:rPr>
          <w:noProof/>
        </w:rPr>
        <w:lastRenderedPageBreak/>
        <w:drawing>
          <wp:inline distT="0" distB="0" distL="0" distR="0" wp14:anchorId="1A3BCACA" wp14:editId="02DF73AA">
            <wp:extent cx="8229600" cy="493776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WASH-IPD-aim2-results2_files/figure-docx/unnamed-chunk-13-7.png"/>
                    <pic:cNvPicPr>
                      <a:picLocks noChangeAspect="1" noChangeArrowheads="1"/>
                    </pic:cNvPicPr>
                  </pic:nvPicPr>
                  <pic:blipFill>
                    <a:blip r:embed="rId26"/>
                    <a:stretch>
                      <a:fillRect/>
                    </a:stretch>
                  </pic:blipFill>
                  <pic:spPr bwMode="auto">
                    <a:xfrm>
                      <a:off x="0" y="0"/>
                      <a:ext cx="8229600" cy="4937760"/>
                    </a:xfrm>
                    <a:prstGeom prst="rect">
                      <a:avLst/>
                    </a:prstGeom>
                    <a:noFill/>
                    <a:ln w="9525">
                      <a:noFill/>
                      <a:headEnd/>
                      <a:tailEnd/>
                    </a:ln>
                  </pic:spPr>
                </pic:pic>
              </a:graphicData>
            </a:graphic>
          </wp:inline>
        </w:drawing>
      </w:r>
      <w:r>
        <w:rPr>
          <w:noProof/>
        </w:rPr>
        <w:lastRenderedPageBreak/>
        <w:drawing>
          <wp:inline distT="0" distB="0" distL="0" distR="0" wp14:anchorId="5164F0C9" wp14:editId="2876396C">
            <wp:extent cx="8229600" cy="493776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WASH-IPD-aim2-results2_files/figure-docx/unnamed-chunk-13-8.png"/>
                    <pic:cNvPicPr>
                      <a:picLocks noChangeAspect="1" noChangeArrowheads="1"/>
                    </pic:cNvPicPr>
                  </pic:nvPicPr>
                  <pic:blipFill>
                    <a:blip r:embed="rId27"/>
                    <a:stretch>
                      <a:fillRect/>
                    </a:stretch>
                  </pic:blipFill>
                  <pic:spPr bwMode="auto">
                    <a:xfrm>
                      <a:off x="0" y="0"/>
                      <a:ext cx="8229600" cy="4937760"/>
                    </a:xfrm>
                    <a:prstGeom prst="rect">
                      <a:avLst/>
                    </a:prstGeom>
                    <a:noFill/>
                    <a:ln w="9525">
                      <a:noFill/>
                      <a:headEnd/>
                      <a:tailEnd/>
                    </a:ln>
                  </pic:spPr>
                </pic:pic>
              </a:graphicData>
            </a:graphic>
          </wp:inline>
        </w:drawing>
      </w:r>
      <w:r>
        <w:rPr>
          <w:noProof/>
        </w:rPr>
        <w:lastRenderedPageBreak/>
        <w:drawing>
          <wp:inline distT="0" distB="0" distL="0" distR="0" wp14:anchorId="5A85AC04" wp14:editId="5524EFBE">
            <wp:extent cx="8229600" cy="493776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WASH-IPD-aim2-results2_files/figure-docx/unnamed-chunk-13-9.png"/>
                    <pic:cNvPicPr>
                      <a:picLocks noChangeAspect="1" noChangeArrowheads="1"/>
                    </pic:cNvPicPr>
                  </pic:nvPicPr>
                  <pic:blipFill>
                    <a:blip r:embed="rId28"/>
                    <a:stretch>
                      <a:fillRect/>
                    </a:stretch>
                  </pic:blipFill>
                  <pic:spPr bwMode="auto">
                    <a:xfrm>
                      <a:off x="0" y="0"/>
                      <a:ext cx="8229600" cy="4937760"/>
                    </a:xfrm>
                    <a:prstGeom prst="rect">
                      <a:avLst/>
                    </a:prstGeom>
                    <a:noFill/>
                    <a:ln w="9525">
                      <a:noFill/>
                      <a:headEnd/>
                      <a:tailEnd/>
                    </a:ln>
                  </pic:spPr>
                </pic:pic>
              </a:graphicData>
            </a:graphic>
          </wp:inline>
        </w:drawing>
      </w:r>
    </w:p>
    <w:p w14:paraId="43985E99" w14:textId="77777777" w:rsidR="00AE24DA" w:rsidRDefault="00451431">
      <w:pPr>
        <w:pStyle w:val="BodyText"/>
      </w:pPr>
      <w:r>
        <w:rPr>
          <w:b/>
          <w:bCs/>
        </w:rPr>
        <w:t>Interpretation:</w:t>
      </w:r>
    </w:p>
    <w:p w14:paraId="4771F00B" w14:textId="77777777" w:rsidR="00AE24DA" w:rsidRDefault="00451431">
      <w:pPr>
        <w:pStyle w:val="Heading1"/>
      </w:pPr>
      <w:bookmarkStart w:id="63" w:name="tables"/>
      <w:bookmarkEnd w:id="30"/>
      <w:bookmarkEnd w:id="62"/>
      <w:r>
        <w:lastRenderedPageBreak/>
        <w:t>Tables</w:t>
      </w:r>
    </w:p>
    <w:p w14:paraId="7912B560" w14:textId="77777777" w:rsidR="00AE24DA" w:rsidRDefault="00451431">
      <w:pPr>
        <w:pStyle w:val="Heading2"/>
      </w:pPr>
      <w:bookmarkStart w:id="64" w:name="data-availability-tables"/>
      <w:r>
        <w:t>Data availability tables</w:t>
      </w:r>
    </w:p>
    <w:p w14:paraId="5DC52CD8" w14:textId="77777777" w:rsidR="00AE24DA" w:rsidRDefault="00451431">
      <w:pPr>
        <w:pStyle w:val="Heading3"/>
      </w:pPr>
      <w:bookmarkStart w:id="65" w:name="any-sample-type-any-pathogen"/>
      <w:r>
        <w:t>Any sample type, any pathogen</w:t>
      </w:r>
    </w:p>
    <w:tbl>
      <w:tblPr>
        <w:tblW w:w="0" w:type="auto"/>
        <w:jc w:val="center"/>
        <w:tblLayout w:type="fixed"/>
        <w:tblLook w:val="0420" w:firstRow="1" w:lastRow="0" w:firstColumn="0" w:lastColumn="0" w:noHBand="0" w:noVBand="1"/>
      </w:tblPr>
      <w:tblGrid>
        <w:gridCol w:w="1224"/>
        <w:gridCol w:w="1012"/>
        <w:gridCol w:w="898"/>
        <w:gridCol w:w="778"/>
        <w:gridCol w:w="1018"/>
        <w:gridCol w:w="904"/>
        <w:gridCol w:w="823"/>
        <w:gridCol w:w="1446"/>
        <w:gridCol w:w="538"/>
      </w:tblGrid>
      <w:tr w:rsidR="00AE24DA" w14:paraId="67A83CD9" w14:textId="77777777">
        <w:trPr>
          <w:cantSplit/>
          <w:tblHeader/>
          <w:jc w:val="center"/>
        </w:trPr>
        <w:tc>
          <w:tcPr>
            <w:tcW w:w="122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05635CE" w14:textId="77777777" w:rsidR="00AE24DA" w:rsidRDefault="00451431">
            <w:pPr>
              <w:spacing w:before="100" w:after="100" w:line="240" w:lineRule="auto"/>
              <w:ind w:left="100" w:right="100"/>
              <w:jc w:val="left"/>
            </w:pPr>
            <w:r>
              <w:rPr>
                <w:rFonts w:ascii="Arial" w:eastAsia="Arial" w:hAnsi="Arial" w:cs="Arial"/>
                <w:b/>
                <w:color w:val="000000"/>
                <w:sz w:val="16"/>
                <w:szCs w:val="16"/>
              </w:rPr>
              <w:t>study</w:t>
            </w:r>
          </w:p>
        </w:tc>
        <w:tc>
          <w:tcPr>
            <w:tcW w:w="101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65B09C9" w14:textId="77777777" w:rsidR="00AE24DA" w:rsidRDefault="00451431">
            <w:pPr>
              <w:spacing w:before="100" w:after="100" w:line="240" w:lineRule="auto"/>
              <w:ind w:left="100" w:right="100"/>
              <w:jc w:val="left"/>
            </w:pPr>
            <w:r>
              <w:rPr>
                <w:rFonts w:ascii="Arial" w:eastAsia="Arial" w:hAnsi="Arial" w:cs="Arial"/>
                <w:b/>
                <w:color w:val="000000"/>
                <w:sz w:val="16"/>
                <w:szCs w:val="16"/>
              </w:rPr>
              <w:t>sample</w:t>
            </w:r>
          </w:p>
        </w:tc>
        <w:tc>
          <w:tcPr>
            <w:tcW w:w="89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D9337DD" w14:textId="77777777" w:rsidR="00AE24DA" w:rsidRDefault="00451431">
            <w:pPr>
              <w:spacing w:before="100" w:after="100" w:line="240" w:lineRule="auto"/>
              <w:ind w:left="100" w:right="100"/>
              <w:jc w:val="left"/>
            </w:pPr>
            <w:r>
              <w:rPr>
                <w:rFonts w:ascii="Arial" w:eastAsia="Arial" w:hAnsi="Arial" w:cs="Arial"/>
                <w:b/>
                <w:color w:val="000000"/>
                <w:sz w:val="16"/>
                <w:szCs w:val="16"/>
              </w:rPr>
              <w:t>target</w:t>
            </w:r>
          </w:p>
        </w:tc>
        <w:tc>
          <w:tcPr>
            <w:tcW w:w="77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3D2FCF0" w14:textId="77777777" w:rsidR="00AE24DA" w:rsidRDefault="00451431">
            <w:pPr>
              <w:spacing w:before="100" w:after="100" w:line="240" w:lineRule="auto"/>
              <w:ind w:left="100" w:right="100"/>
              <w:jc w:val="right"/>
            </w:pPr>
            <w:r>
              <w:rPr>
                <w:rFonts w:ascii="Arial" w:eastAsia="Arial" w:hAnsi="Arial" w:cs="Arial"/>
                <w:b/>
                <w:color w:val="000000"/>
                <w:sz w:val="16"/>
                <w:szCs w:val="16"/>
              </w:rPr>
              <w:t>N samples</w:t>
            </w:r>
          </w:p>
        </w:tc>
        <w:tc>
          <w:tcPr>
            <w:tcW w:w="101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03E735C" w14:textId="77777777" w:rsidR="00AE24DA" w:rsidRDefault="00451431">
            <w:pPr>
              <w:spacing w:before="100" w:after="100" w:line="240" w:lineRule="auto"/>
              <w:ind w:left="100" w:right="100"/>
              <w:jc w:val="right"/>
            </w:pPr>
            <w:r>
              <w:rPr>
                <w:rFonts w:ascii="Arial" w:eastAsia="Arial" w:hAnsi="Arial" w:cs="Arial"/>
                <w:b/>
                <w:color w:val="000000"/>
                <w:sz w:val="16"/>
                <w:szCs w:val="16"/>
              </w:rPr>
              <w:t>N pos. samples</w:t>
            </w:r>
          </w:p>
        </w:tc>
        <w:tc>
          <w:tcPr>
            <w:tcW w:w="90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6DC40BF" w14:textId="77777777" w:rsidR="00AE24DA" w:rsidRDefault="00451431">
            <w:pPr>
              <w:spacing w:before="100" w:after="100" w:line="240" w:lineRule="auto"/>
              <w:ind w:left="100" w:right="100"/>
              <w:jc w:val="right"/>
            </w:pPr>
            <w:r>
              <w:rPr>
                <w:rFonts w:ascii="Arial" w:eastAsia="Arial" w:hAnsi="Arial" w:cs="Arial"/>
                <w:b/>
                <w:color w:val="000000"/>
                <w:sz w:val="16"/>
                <w:szCs w:val="16"/>
              </w:rPr>
              <w:t>N diar. meas.</w:t>
            </w:r>
          </w:p>
        </w:tc>
        <w:tc>
          <w:tcPr>
            <w:tcW w:w="82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AACE5A8" w14:textId="77777777" w:rsidR="00AE24DA" w:rsidRDefault="00451431">
            <w:pPr>
              <w:spacing w:before="100" w:after="100" w:line="240" w:lineRule="auto"/>
              <w:ind w:left="100" w:right="100"/>
              <w:jc w:val="right"/>
            </w:pPr>
            <w:r>
              <w:rPr>
                <w:rFonts w:ascii="Arial" w:eastAsia="Arial" w:hAnsi="Arial" w:cs="Arial"/>
                <w:b/>
                <w:color w:val="000000"/>
                <w:sz w:val="16"/>
                <w:szCs w:val="16"/>
              </w:rPr>
              <w:t>N diar. pos.</w:t>
            </w:r>
          </w:p>
        </w:tc>
        <w:tc>
          <w:tcPr>
            <w:tcW w:w="144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5F35970" w14:textId="77777777" w:rsidR="00AE24DA" w:rsidRDefault="00451431">
            <w:pPr>
              <w:spacing w:before="100" w:after="100" w:line="240" w:lineRule="auto"/>
              <w:ind w:left="100" w:right="100"/>
              <w:jc w:val="right"/>
            </w:pPr>
            <w:r>
              <w:rPr>
                <w:rFonts w:ascii="Arial" w:eastAsia="Arial" w:hAnsi="Arial" w:cs="Arial"/>
                <w:b/>
                <w:color w:val="000000"/>
                <w:sz w:val="16"/>
                <w:szCs w:val="16"/>
              </w:rPr>
              <w:t>N sample. and diar. pos.</w:t>
            </w:r>
          </w:p>
        </w:tc>
        <w:tc>
          <w:tcPr>
            <w:tcW w:w="53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3BAFDD1" w14:textId="77777777" w:rsidR="00AE24DA" w:rsidRDefault="00451431">
            <w:pPr>
              <w:spacing w:before="100" w:after="100" w:line="240" w:lineRule="auto"/>
              <w:ind w:left="100" w:right="100"/>
              <w:jc w:val="right"/>
            </w:pPr>
            <w:r>
              <w:rPr>
                <w:rFonts w:ascii="Arial" w:eastAsia="Arial" w:hAnsi="Arial" w:cs="Arial"/>
                <w:b/>
                <w:color w:val="000000"/>
                <w:sz w:val="16"/>
                <w:szCs w:val="16"/>
              </w:rPr>
              <w:t>N haz</w:t>
            </w:r>
          </w:p>
        </w:tc>
      </w:tr>
      <w:tr w:rsidR="00AE24DA" w14:paraId="174916DF" w14:textId="77777777">
        <w:trPr>
          <w:cantSplit/>
          <w:jc w:val="center"/>
        </w:trPr>
        <w:tc>
          <w:tcPr>
            <w:tcW w:w="1224" w:type="dxa"/>
            <w:tcBorders>
              <w:bottom w:val="single" w:sz="4" w:space="0" w:color="666666"/>
            </w:tcBorders>
            <w:shd w:val="clear" w:color="auto" w:fill="FFFFFF"/>
            <w:tcMar>
              <w:top w:w="0" w:type="dxa"/>
              <w:left w:w="0" w:type="dxa"/>
              <w:bottom w:w="0" w:type="dxa"/>
              <w:right w:w="0" w:type="dxa"/>
            </w:tcMar>
            <w:vAlign w:val="center"/>
          </w:tcPr>
          <w:p w14:paraId="3C334FD6" w14:textId="77777777" w:rsidR="00AE24DA" w:rsidRDefault="00451431">
            <w:pPr>
              <w:spacing w:before="100" w:after="100" w:line="240" w:lineRule="auto"/>
              <w:ind w:left="100" w:right="100"/>
              <w:jc w:val="left"/>
            </w:pPr>
            <w:r>
              <w:rPr>
                <w:rFonts w:ascii="Arial" w:eastAsia="Arial" w:hAnsi="Arial" w:cs="Arial"/>
                <w:color w:val="000000"/>
                <w:sz w:val="16"/>
                <w:szCs w:val="16"/>
              </w:rPr>
              <w:t>Fuhrmeister 2020</w:t>
            </w:r>
          </w:p>
        </w:tc>
        <w:tc>
          <w:tcPr>
            <w:tcW w:w="1012" w:type="dxa"/>
            <w:tcBorders>
              <w:bottom w:val="single" w:sz="4" w:space="0" w:color="666666"/>
            </w:tcBorders>
            <w:shd w:val="clear" w:color="auto" w:fill="FFFFFF"/>
            <w:tcMar>
              <w:top w:w="0" w:type="dxa"/>
              <w:left w:w="0" w:type="dxa"/>
              <w:bottom w:w="0" w:type="dxa"/>
              <w:right w:w="0" w:type="dxa"/>
            </w:tcMar>
            <w:vAlign w:val="center"/>
          </w:tcPr>
          <w:p w14:paraId="178A9A03" w14:textId="77777777" w:rsidR="00AE24DA" w:rsidRDefault="00451431">
            <w:pPr>
              <w:spacing w:before="100" w:after="100" w:line="240" w:lineRule="auto"/>
              <w:ind w:left="100" w:right="100"/>
              <w:jc w:val="left"/>
            </w:pPr>
            <w:r>
              <w:rPr>
                <w:rFonts w:ascii="Arial" w:eastAsia="Arial" w:hAnsi="Arial" w:cs="Arial"/>
                <w:color w:val="000000"/>
                <w:sz w:val="16"/>
                <w:szCs w:val="16"/>
              </w:rPr>
              <w:t>any sample type</w:t>
            </w:r>
          </w:p>
        </w:tc>
        <w:tc>
          <w:tcPr>
            <w:tcW w:w="898" w:type="dxa"/>
            <w:tcBorders>
              <w:bottom w:val="single" w:sz="4" w:space="0" w:color="666666"/>
            </w:tcBorders>
            <w:shd w:val="clear" w:color="auto" w:fill="FFFFFF"/>
            <w:tcMar>
              <w:top w:w="0" w:type="dxa"/>
              <w:left w:w="0" w:type="dxa"/>
              <w:bottom w:w="0" w:type="dxa"/>
              <w:right w:w="0" w:type="dxa"/>
            </w:tcMar>
            <w:vAlign w:val="center"/>
          </w:tcPr>
          <w:p w14:paraId="3B4333B1" w14:textId="77777777" w:rsidR="00AE24DA" w:rsidRDefault="00451431">
            <w:pPr>
              <w:spacing w:before="100" w:after="100" w:line="240" w:lineRule="auto"/>
              <w:ind w:left="100" w:right="100"/>
              <w:jc w:val="left"/>
            </w:pPr>
            <w:r>
              <w:rPr>
                <w:rFonts w:ascii="Arial" w:eastAsia="Arial" w:hAnsi="Arial" w:cs="Arial"/>
                <w:color w:val="000000"/>
                <w:sz w:val="16"/>
                <w:szCs w:val="16"/>
              </w:rPr>
              <w:t>Any pathogen</w:t>
            </w:r>
          </w:p>
        </w:tc>
        <w:tc>
          <w:tcPr>
            <w:tcW w:w="778" w:type="dxa"/>
            <w:tcBorders>
              <w:bottom w:val="single" w:sz="4" w:space="0" w:color="666666"/>
            </w:tcBorders>
            <w:shd w:val="clear" w:color="auto" w:fill="FFFFFF"/>
            <w:tcMar>
              <w:top w:w="0" w:type="dxa"/>
              <w:left w:w="0" w:type="dxa"/>
              <w:bottom w:w="0" w:type="dxa"/>
              <w:right w:w="0" w:type="dxa"/>
            </w:tcMar>
            <w:vAlign w:val="center"/>
          </w:tcPr>
          <w:p w14:paraId="1C22D589" w14:textId="77777777" w:rsidR="00AE24DA" w:rsidRDefault="00451431">
            <w:pPr>
              <w:spacing w:before="100" w:after="100" w:line="240" w:lineRule="auto"/>
              <w:ind w:left="100" w:right="100"/>
              <w:jc w:val="right"/>
            </w:pPr>
            <w:r>
              <w:rPr>
                <w:rFonts w:ascii="Arial" w:eastAsia="Arial" w:hAnsi="Arial" w:cs="Arial"/>
                <w:color w:val="000000"/>
                <w:sz w:val="16"/>
                <w:szCs w:val="16"/>
              </w:rPr>
              <w:t>1,643</w:t>
            </w:r>
          </w:p>
        </w:tc>
        <w:tc>
          <w:tcPr>
            <w:tcW w:w="1018" w:type="dxa"/>
            <w:tcBorders>
              <w:bottom w:val="single" w:sz="4" w:space="0" w:color="666666"/>
            </w:tcBorders>
            <w:shd w:val="clear" w:color="auto" w:fill="FFFFFF"/>
            <w:tcMar>
              <w:top w:w="0" w:type="dxa"/>
              <w:left w:w="0" w:type="dxa"/>
              <w:bottom w:w="0" w:type="dxa"/>
              <w:right w:w="0" w:type="dxa"/>
            </w:tcMar>
            <w:vAlign w:val="center"/>
          </w:tcPr>
          <w:p w14:paraId="7F66A023" w14:textId="77777777" w:rsidR="00AE24DA" w:rsidRDefault="00451431">
            <w:pPr>
              <w:spacing w:before="100" w:after="100" w:line="240" w:lineRule="auto"/>
              <w:ind w:left="100" w:right="100"/>
              <w:jc w:val="right"/>
            </w:pPr>
            <w:r>
              <w:rPr>
                <w:rFonts w:ascii="Arial" w:eastAsia="Arial" w:hAnsi="Arial" w:cs="Arial"/>
                <w:color w:val="000000"/>
                <w:sz w:val="16"/>
                <w:szCs w:val="16"/>
              </w:rPr>
              <w:t>1,180</w:t>
            </w:r>
          </w:p>
        </w:tc>
        <w:tc>
          <w:tcPr>
            <w:tcW w:w="904" w:type="dxa"/>
            <w:tcBorders>
              <w:bottom w:val="single" w:sz="4" w:space="0" w:color="666666"/>
            </w:tcBorders>
            <w:shd w:val="clear" w:color="auto" w:fill="FFFFFF"/>
            <w:tcMar>
              <w:top w:w="0" w:type="dxa"/>
              <w:left w:w="0" w:type="dxa"/>
              <w:bottom w:w="0" w:type="dxa"/>
              <w:right w:w="0" w:type="dxa"/>
            </w:tcMar>
            <w:vAlign w:val="center"/>
          </w:tcPr>
          <w:p w14:paraId="1F1A67D6" w14:textId="77777777" w:rsidR="00AE24DA" w:rsidRDefault="00451431">
            <w:pPr>
              <w:spacing w:before="100" w:after="100" w:line="240" w:lineRule="auto"/>
              <w:ind w:left="100" w:right="100"/>
              <w:jc w:val="right"/>
            </w:pPr>
            <w:r>
              <w:rPr>
                <w:rFonts w:ascii="Arial" w:eastAsia="Arial" w:hAnsi="Arial" w:cs="Arial"/>
                <w:color w:val="000000"/>
                <w:sz w:val="16"/>
                <w:szCs w:val="16"/>
              </w:rPr>
              <w:t>1,590</w:t>
            </w:r>
          </w:p>
        </w:tc>
        <w:tc>
          <w:tcPr>
            <w:tcW w:w="823" w:type="dxa"/>
            <w:tcBorders>
              <w:bottom w:val="single" w:sz="4" w:space="0" w:color="666666"/>
            </w:tcBorders>
            <w:shd w:val="clear" w:color="auto" w:fill="FFFFFF"/>
            <w:tcMar>
              <w:top w:w="0" w:type="dxa"/>
              <w:left w:w="0" w:type="dxa"/>
              <w:bottom w:w="0" w:type="dxa"/>
              <w:right w:w="0" w:type="dxa"/>
            </w:tcMar>
            <w:vAlign w:val="center"/>
          </w:tcPr>
          <w:p w14:paraId="530E3FCD" w14:textId="77777777" w:rsidR="00AE24DA" w:rsidRDefault="00451431">
            <w:pPr>
              <w:spacing w:before="100" w:after="100" w:line="240" w:lineRule="auto"/>
              <w:ind w:left="100" w:right="100"/>
              <w:jc w:val="right"/>
            </w:pPr>
            <w:r>
              <w:rPr>
                <w:rFonts w:ascii="Arial" w:eastAsia="Arial" w:hAnsi="Arial" w:cs="Arial"/>
                <w:color w:val="000000"/>
                <w:sz w:val="16"/>
                <w:szCs w:val="16"/>
              </w:rPr>
              <w:t>188</w:t>
            </w:r>
          </w:p>
        </w:tc>
        <w:tc>
          <w:tcPr>
            <w:tcW w:w="1446" w:type="dxa"/>
            <w:tcBorders>
              <w:bottom w:val="single" w:sz="4" w:space="0" w:color="666666"/>
            </w:tcBorders>
            <w:shd w:val="clear" w:color="auto" w:fill="FFFFFF"/>
            <w:tcMar>
              <w:top w:w="0" w:type="dxa"/>
              <w:left w:w="0" w:type="dxa"/>
              <w:bottom w:w="0" w:type="dxa"/>
              <w:right w:w="0" w:type="dxa"/>
            </w:tcMar>
            <w:vAlign w:val="center"/>
          </w:tcPr>
          <w:p w14:paraId="64B28B1D" w14:textId="77777777" w:rsidR="00AE24DA" w:rsidRDefault="00451431">
            <w:pPr>
              <w:spacing w:before="100" w:after="100" w:line="240" w:lineRule="auto"/>
              <w:ind w:left="100" w:right="100"/>
              <w:jc w:val="right"/>
            </w:pPr>
            <w:r>
              <w:rPr>
                <w:rFonts w:ascii="Arial" w:eastAsia="Arial" w:hAnsi="Arial" w:cs="Arial"/>
                <w:color w:val="000000"/>
                <w:sz w:val="16"/>
                <w:szCs w:val="16"/>
              </w:rPr>
              <w:t>128</w:t>
            </w:r>
          </w:p>
        </w:tc>
        <w:tc>
          <w:tcPr>
            <w:tcW w:w="538" w:type="dxa"/>
            <w:tcBorders>
              <w:bottom w:val="single" w:sz="4" w:space="0" w:color="666666"/>
            </w:tcBorders>
            <w:shd w:val="clear" w:color="auto" w:fill="FFFFFF"/>
            <w:tcMar>
              <w:top w:w="0" w:type="dxa"/>
              <w:left w:w="0" w:type="dxa"/>
              <w:bottom w:w="0" w:type="dxa"/>
              <w:right w:w="0" w:type="dxa"/>
            </w:tcMar>
            <w:vAlign w:val="center"/>
          </w:tcPr>
          <w:p w14:paraId="308FCA1A" w14:textId="77777777" w:rsidR="00AE24DA" w:rsidRDefault="00451431">
            <w:pPr>
              <w:spacing w:before="100" w:after="100" w:line="240" w:lineRule="auto"/>
              <w:ind w:left="100" w:right="100"/>
              <w:jc w:val="right"/>
            </w:pPr>
            <w:r>
              <w:rPr>
                <w:rFonts w:ascii="Arial" w:eastAsia="Arial" w:hAnsi="Arial" w:cs="Arial"/>
                <w:color w:val="000000"/>
                <w:sz w:val="16"/>
                <w:szCs w:val="16"/>
              </w:rPr>
              <w:t>857</w:t>
            </w:r>
          </w:p>
        </w:tc>
      </w:tr>
      <w:tr w:rsidR="00AE24DA" w14:paraId="2F725607" w14:textId="77777777">
        <w:trPr>
          <w:cantSplit/>
          <w:jc w:val="center"/>
        </w:trPr>
        <w:tc>
          <w:tcPr>
            <w:tcW w:w="122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9FF312A" w14:textId="77777777" w:rsidR="00AE24DA" w:rsidRDefault="00451431">
            <w:pPr>
              <w:spacing w:before="100" w:after="100" w:line="240" w:lineRule="auto"/>
              <w:ind w:left="100" w:right="100"/>
              <w:jc w:val="left"/>
            </w:pPr>
            <w:r>
              <w:rPr>
                <w:rFonts w:ascii="Arial" w:eastAsia="Arial" w:hAnsi="Arial" w:cs="Arial"/>
                <w:color w:val="000000"/>
                <w:sz w:val="16"/>
                <w:szCs w:val="16"/>
              </w:rPr>
              <w:t>Boehm 2016</w:t>
            </w:r>
          </w:p>
        </w:tc>
        <w:tc>
          <w:tcPr>
            <w:tcW w:w="1012"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E0E1562" w14:textId="77777777" w:rsidR="00AE24DA" w:rsidRDefault="00451431">
            <w:pPr>
              <w:spacing w:before="100" w:after="100" w:line="240" w:lineRule="auto"/>
              <w:ind w:left="100" w:right="100"/>
              <w:jc w:val="left"/>
            </w:pPr>
            <w:r>
              <w:rPr>
                <w:rFonts w:ascii="Arial" w:eastAsia="Arial" w:hAnsi="Arial" w:cs="Arial"/>
                <w:color w:val="000000"/>
                <w:sz w:val="16"/>
                <w:szCs w:val="16"/>
              </w:rPr>
              <w:t>any sample type</w:t>
            </w:r>
          </w:p>
        </w:tc>
        <w:tc>
          <w:tcPr>
            <w:tcW w:w="89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D575DD7" w14:textId="77777777" w:rsidR="00AE24DA" w:rsidRDefault="00451431">
            <w:pPr>
              <w:spacing w:before="100" w:after="100" w:line="240" w:lineRule="auto"/>
              <w:ind w:left="100" w:right="100"/>
              <w:jc w:val="left"/>
            </w:pPr>
            <w:r>
              <w:rPr>
                <w:rFonts w:ascii="Arial" w:eastAsia="Arial" w:hAnsi="Arial" w:cs="Arial"/>
                <w:color w:val="000000"/>
                <w:sz w:val="16"/>
                <w:szCs w:val="16"/>
              </w:rPr>
              <w:t>Any pathogen</w:t>
            </w:r>
          </w:p>
        </w:tc>
        <w:tc>
          <w:tcPr>
            <w:tcW w:w="77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BB7EA15" w14:textId="77777777" w:rsidR="00AE24DA" w:rsidRDefault="00451431">
            <w:pPr>
              <w:spacing w:before="100" w:after="100" w:line="240" w:lineRule="auto"/>
              <w:ind w:left="100" w:right="100"/>
              <w:jc w:val="right"/>
            </w:pPr>
            <w:r>
              <w:rPr>
                <w:rFonts w:ascii="Arial" w:eastAsia="Arial" w:hAnsi="Arial" w:cs="Arial"/>
                <w:color w:val="000000"/>
                <w:sz w:val="16"/>
                <w:szCs w:val="16"/>
              </w:rPr>
              <w:t>497</w:t>
            </w:r>
          </w:p>
        </w:tc>
        <w:tc>
          <w:tcPr>
            <w:tcW w:w="101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99BED89" w14:textId="77777777" w:rsidR="00AE24DA" w:rsidRDefault="00451431">
            <w:pPr>
              <w:spacing w:before="100" w:after="100" w:line="240" w:lineRule="auto"/>
              <w:ind w:left="100" w:right="100"/>
              <w:jc w:val="right"/>
            </w:pPr>
            <w:r>
              <w:rPr>
                <w:rFonts w:ascii="Arial" w:eastAsia="Arial" w:hAnsi="Arial" w:cs="Arial"/>
                <w:color w:val="000000"/>
                <w:sz w:val="16"/>
                <w:szCs w:val="16"/>
              </w:rPr>
              <w:t>34</w:t>
            </w:r>
          </w:p>
        </w:tc>
        <w:tc>
          <w:tcPr>
            <w:tcW w:w="90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DF48CAA" w14:textId="77777777" w:rsidR="00AE24DA" w:rsidRDefault="00451431">
            <w:pPr>
              <w:spacing w:before="100" w:after="100" w:line="240" w:lineRule="auto"/>
              <w:ind w:left="100" w:right="100"/>
              <w:jc w:val="right"/>
            </w:pPr>
            <w:r>
              <w:rPr>
                <w:rFonts w:ascii="Arial" w:eastAsia="Arial" w:hAnsi="Arial" w:cs="Arial"/>
                <w:color w:val="000000"/>
                <w:sz w:val="16"/>
                <w:szCs w:val="16"/>
              </w:rPr>
              <w:t>412</w:t>
            </w:r>
          </w:p>
        </w:tc>
        <w:tc>
          <w:tcPr>
            <w:tcW w:w="82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9C5452D" w14:textId="77777777" w:rsidR="00AE24DA" w:rsidRDefault="00451431">
            <w:pPr>
              <w:spacing w:before="100" w:after="100" w:line="240" w:lineRule="auto"/>
              <w:ind w:left="100" w:right="100"/>
              <w:jc w:val="right"/>
            </w:pPr>
            <w:r>
              <w:rPr>
                <w:rFonts w:ascii="Arial" w:eastAsia="Arial" w:hAnsi="Arial" w:cs="Arial"/>
                <w:color w:val="000000"/>
                <w:sz w:val="16"/>
                <w:szCs w:val="16"/>
              </w:rPr>
              <w:t>99</w:t>
            </w:r>
          </w:p>
        </w:tc>
        <w:tc>
          <w:tcPr>
            <w:tcW w:w="1446"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FFBAD14" w14:textId="77777777" w:rsidR="00AE24DA" w:rsidRDefault="00451431">
            <w:pPr>
              <w:spacing w:before="100" w:after="100" w:line="240" w:lineRule="auto"/>
              <w:ind w:left="100" w:right="100"/>
              <w:jc w:val="right"/>
            </w:pPr>
            <w:r>
              <w:rPr>
                <w:rFonts w:ascii="Arial" w:eastAsia="Arial" w:hAnsi="Arial" w:cs="Arial"/>
                <w:color w:val="000000"/>
                <w:sz w:val="16"/>
                <w:szCs w:val="16"/>
              </w:rPr>
              <w:t>11</w:t>
            </w:r>
          </w:p>
        </w:tc>
        <w:tc>
          <w:tcPr>
            <w:tcW w:w="53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52BE162" w14:textId="77777777" w:rsidR="00AE24DA" w:rsidRDefault="00451431">
            <w:pPr>
              <w:spacing w:before="100" w:after="100" w:line="240" w:lineRule="auto"/>
              <w:ind w:left="100" w:right="100"/>
              <w:jc w:val="right"/>
            </w:pPr>
            <w:r>
              <w:rPr>
                <w:rFonts w:ascii="Arial" w:eastAsia="Arial" w:hAnsi="Arial" w:cs="Arial"/>
                <w:color w:val="000000"/>
                <w:sz w:val="16"/>
                <w:szCs w:val="16"/>
              </w:rPr>
              <w:t>411</w:t>
            </w:r>
          </w:p>
        </w:tc>
      </w:tr>
      <w:tr w:rsidR="00AE24DA" w14:paraId="55EDD638" w14:textId="77777777">
        <w:trPr>
          <w:cantSplit/>
          <w:jc w:val="center"/>
        </w:trPr>
        <w:tc>
          <w:tcPr>
            <w:tcW w:w="122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05B13E6" w14:textId="77777777" w:rsidR="00AE24DA" w:rsidRDefault="00451431">
            <w:pPr>
              <w:spacing w:before="100" w:after="100" w:line="240" w:lineRule="auto"/>
              <w:ind w:left="100" w:right="100"/>
              <w:jc w:val="left"/>
            </w:pPr>
            <w:r>
              <w:rPr>
                <w:rFonts w:ascii="Arial" w:eastAsia="Arial" w:hAnsi="Arial" w:cs="Arial"/>
                <w:color w:val="000000"/>
                <w:sz w:val="16"/>
                <w:szCs w:val="16"/>
              </w:rPr>
              <w:t>Kwong 2021</w:t>
            </w:r>
          </w:p>
        </w:tc>
        <w:tc>
          <w:tcPr>
            <w:tcW w:w="1012"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11731B9" w14:textId="77777777" w:rsidR="00AE24DA" w:rsidRDefault="00451431">
            <w:pPr>
              <w:spacing w:before="100" w:after="100" w:line="240" w:lineRule="auto"/>
              <w:ind w:left="100" w:right="100"/>
              <w:jc w:val="left"/>
            </w:pPr>
            <w:r>
              <w:rPr>
                <w:rFonts w:ascii="Arial" w:eastAsia="Arial" w:hAnsi="Arial" w:cs="Arial"/>
                <w:color w:val="000000"/>
                <w:sz w:val="16"/>
                <w:szCs w:val="16"/>
              </w:rPr>
              <w:t>any sample type</w:t>
            </w:r>
          </w:p>
        </w:tc>
        <w:tc>
          <w:tcPr>
            <w:tcW w:w="89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1DB77E1" w14:textId="77777777" w:rsidR="00AE24DA" w:rsidRDefault="00451431">
            <w:pPr>
              <w:spacing w:before="100" w:after="100" w:line="240" w:lineRule="auto"/>
              <w:ind w:left="100" w:right="100"/>
              <w:jc w:val="left"/>
            </w:pPr>
            <w:r>
              <w:rPr>
                <w:rFonts w:ascii="Arial" w:eastAsia="Arial" w:hAnsi="Arial" w:cs="Arial"/>
                <w:color w:val="000000"/>
                <w:sz w:val="16"/>
                <w:szCs w:val="16"/>
              </w:rPr>
              <w:t>Any pathogen</w:t>
            </w:r>
          </w:p>
        </w:tc>
        <w:tc>
          <w:tcPr>
            <w:tcW w:w="77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B9294E7" w14:textId="77777777" w:rsidR="00AE24DA" w:rsidRDefault="00451431">
            <w:pPr>
              <w:spacing w:before="100" w:after="100" w:line="240" w:lineRule="auto"/>
              <w:ind w:left="100" w:right="100"/>
              <w:jc w:val="right"/>
            </w:pPr>
            <w:r>
              <w:rPr>
                <w:rFonts w:ascii="Arial" w:eastAsia="Arial" w:hAnsi="Arial" w:cs="Arial"/>
                <w:color w:val="000000"/>
                <w:sz w:val="16"/>
                <w:szCs w:val="16"/>
              </w:rPr>
              <w:t>2,543</w:t>
            </w:r>
          </w:p>
        </w:tc>
        <w:tc>
          <w:tcPr>
            <w:tcW w:w="101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1675B88" w14:textId="77777777" w:rsidR="00AE24DA" w:rsidRDefault="00451431">
            <w:pPr>
              <w:spacing w:before="100" w:after="100" w:line="240" w:lineRule="auto"/>
              <w:ind w:left="100" w:right="100"/>
              <w:jc w:val="right"/>
            </w:pPr>
            <w:r>
              <w:rPr>
                <w:rFonts w:ascii="Arial" w:eastAsia="Arial" w:hAnsi="Arial" w:cs="Arial"/>
                <w:color w:val="000000"/>
                <w:sz w:val="16"/>
                <w:szCs w:val="16"/>
              </w:rPr>
              <w:t>1,901</w:t>
            </w:r>
          </w:p>
        </w:tc>
        <w:tc>
          <w:tcPr>
            <w:tcW w:w="90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52F3352" w14:textId="77777777" w:rsidR="00AE24DA" w:rsidRDefault="00451431">
            <w:pPr>
              <w:spacing w:before="100" w:after="100" w:line="240" w:lineRule="auto"/>
              <w:ind w:left="100" w:right="100"/>
              <w:jc w:val="right"/>
            </w:pPr>
            <w:r>
              <w:rPr>
                <w:rFonts w:ascii="Arial" w:eastAsia="Arial" w:hAnsi="Arial" w:cs="Arial"/>
                <w:color w:val="000000"/>
                <w:sz w:val="16"/>
                <w:szCs w:val="16"/>
              </w:rPr>
              <w:t>703</w:t>
            </w:r>
          </w:p>
        </w:tc>
        <w:tc>
          <w:tcPr>
            <w:tcW w:w="82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ED08C22" w14:textId="77777777" w:rsidR="00AE24DA" w:rsidRDefault="00451431">
            <w:pPr>
              <w:spacing w:before="100" w:after="100" w:line="240" w:lineRule="auto"/>
              <w:ind w:left="100" w:right="100"/>
              <w:jc w:val="right"/>
            </w:pPr>
            <w:r>
              <w:rPr>
                <w:rFonts w:ascii="Arial" w:eastAsia="Arial" w:hAnsi="Arial" w:cs="Arial"/>
                <w:color w:val="000000"/>
                <w:sz w:val="16"/>
                <w:szCs w:val="16"/>
              </w:rPr>
              <w:t>43</w:t>
            </w:r>
          </w:p>
        </w:tc>
        <w:tc>
          <w:tcPr>
            <w:tcW w:w="1446"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19CC8CC" w14:textId="77777777" w:rsidR="00AE24DA" w:rsidRDefault="00451431">
            <w:pPr>
              <w:spacing w:before="100" w:after="100" w:line="240" w:lineRule="auto"/>
              <w:ind w:left="100" w:right="100"/>
              <w:jc w:val="right"/>
            </w:pPr>
            <w:r>
              <w:rPr>
                <w:rFonts w:ascii="Arial" w:eastAsia="Arial" w:hAnsi="Arial" w:cs="Arial"/>
                <w:color w:val="000000"/>
                <w:sz w:val="16"/>
                <w:szCs w:val="16"/>
              </w:rPr>
              <w:t>29</w:t>
            </w:r>
          </w:p>
        </w:tc>
        <w:tc>
          <w:tcPr>
            <w:tcW w:w="53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6D008C8" w14:textId="77777777" w:rsidR="00AE24DA" w:rsidRDefault="00451431">
            <w:pPr>
              <w:spacing w:before="100" w:after="100" w:line="240" w:lineRule="auto"/>
              <w:ind w:left="100" w:right="100"/>
              <w:jc w:val="right"/>
            </w:pPr>
            <w:r>
              <w:rPr>
                <w:rFonts w:ascii="Arial" w:eastAsia="Arial" w:hAnsi="Arial" w:cs="Arial"/>
                <w:color w:val="000000"/>
                <w:sz w:val="16"/>
                <w:szCs w:val="16"/>
              </w:rPr>
              <w:t>758</w:t>
            </w:r>
          </w:p>
        </w:tc>
      </w:tr>
      <w:tr w:rsidR="00AE24DA" w14:paraId="6FC9FA32" w14:textId="77777777">
        <w:trPr>
          <w:cantSplit/>
          <w:jc w:val="center"/>
        </w:trPr>
        <w:tc>
          <w:tcPr>
            <w:tcW w:w="122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03FFBF6" w14:textId="77777777" w:rsidR="00AE24DA" w:rsidRDefault="00451431">
            <w:pPr>
              <w:spacing w:before="100" w:after="100" w:line="240" w:lineRule="auto"/>
              <w:ind w:left="100" w:right="100"/>
              <w:jc w:val="left"/>
            </w:pPr>
            <w:r>
              <w:rPr>
                <w:rFonts w:ascii="Arial" w:eastAsia="Arial" w:hAnsi="Arial" w:cs="Arial"/>
                <w:color w:val="000000"/>
                <w:sz w:val="16"/>
                <w:szCs w:val="16"/>
              </w:rPr>
              <w:t>Steinbaum 2019</w:t>
            </w:r>
          </w:p>
        </w:tc>
        <w:tc>
          <w:tcPr>
            <w:tcW w:w="1012"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1B1C922" w14:textId="77777777" w:rsidR="00AE24DA" w:rsidRDefault="00451431">
            <w:pPr>
              <w:spacing w:before="100" w:after="100" w:line="240" w:lineRule="auto"/>
              <w:ind w:left="100" w:right="100"/>
              <w:jc w:val="left"/>
            </w:pPr>
            <w:r>
              <w:rPr>
                <w:rFonts w:ascii="Arial" w:eastAsia="Arial" w:hAnsi="Arial" w:cs="Arial"/>
                <w:color w:val="000000"/>
                <w:sz w:val="16"/>
                <w:szCs w:val="16"/>
              </w:rPr>
              <w:t>any sample type</w:t>
            </w:r>
          </w:p>
        </w:tc>
        <w:tc>
          <w:tcPr>
            <w:tcW w:w="89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C7E031B" w14:textId="77777777" w:rsidR="00AE24DA" w:rsidRDefault="00451431">
            <w:pPr>
              <w:spacing w:before="100" w:after="100" w:line="240" w:lineRule="auto"/>
              <w:ind w:left="100" w:right="100"/>
              <w:jc w:val="left"/>
            </w:pPr>
            <w:r>
              <w:rPr>
                <w:rFonts w:ascii="Arial" w:eastAsia="Arial" w:hAnsi="Arial" w:cs="Arial"/>
                <w:color w:val="000000"/>
                <w:sz w:val="16"/>
                <w:szCs w:val="16"/>
              </w:rPr>
              <w:t>Any pathogen</w:t>
            </w:r>
          </w:p>
        </w:tc>
        <w:tc>
          <w:tcPr>
            <w:tcW w:w="77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949EFE8" w14:textId="77777777" w:rsidR="00AE24DA" w:rsidRDefault="00451431">
            <w:pPr>
              <w:spacing w:before="100" w:after="100" w:line="240" w:lineRule="auto"/>
              <w:ind w:left="100" w:right="100"/>
              <w:jc w:val="right"/>
            </w:pPr>
            <w:r>
              <w:rPr>
                <w:rFonts w:ascii="Arial" w:eastAsia="Arial" w:hAnsi="Arial" w:cs="Arial"/>
                <w:color w:val="000000"/>
                <w:sz w:val="16"/>
                <w:szCs w:val="16"/>
              </w:rPr>
              <w:t>2,234</w:t>
            </w:r>
          </w:p>
        </w:tc>
        <w:tc>
          <w:tcPr>
            <w:tcW w:w="101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48593F7" w14:textId="77777777" w:rsidR="00AE24DA" w:rsidRDefault="00451431">
            <w:pPr>
              <w:spacing w:before="100" w:after="100" w:line="240" w:lineRule="auto"/>
              <w:ind w:left="100" w:right="100"/>
              <w:jc w:val="right"/>
            </w:pPr>
            <w:r>
              <w:rPr>
                <w:rFonts w:ascii="Arial" w:eastAsia="Arial" w:hAnsi="Arial" w:cs="Arial"/>
                <w:color w:val="000000"/>
                <w:sz w:val="16"/>
                <w:szCs w:val="16"/>
              </w:rPr>
              <w:t>414</w:t>
            </w:r>
          </w:p>
        </w:tc>
        <w:tc>
          <w:tcPr>
            <w:tcW w:w="90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38A27CC" w14:textId="77777777" w:rsidR="00AE24DA" w:rsidRDefault="00451431">
            <w:pPr>
              <w:spacing w:before="100" w:after="100" w:line="240" w:lineRule="auto"/>
              <w:ind w:left="100" w:right="100"/>
              <w:jc w:val="right"/>
            </w:pPr>
            <w:r>
              <w:rPr>
                <w:rFonts w:ascii="Arial" w:eastAsia="Arial" w:hAnsi="Arial" w:cs="Arial"/>
                <w:color w:val="000000"/>
                <w:sz w:val="16"/>
                <w:szCs w:val="16"/>
              </w:rPr>
              <w:t>1,874</w:t>
            </w:r>
          </w:p>
        </w:tc>
        <w:tc>
          <w:tcPr>
            <w:tcW w:w="82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625985F" w14:textId="77777777" w:rsidR="00AE24DA" w:rsidRDefault="00451431">
            <w:pPr>
              <w:spacing w:before="100" w:after="100" w:line="240" w:lineRule="auto"/>
              <w:ind w:left="100" w:right="100"/>
              <w:jc w:val="right"/>
            </w:pPr>
            <w:r>
              <w:rPr>
                <w:rFonts w:ascii="Arial" w:eastAsia="Arial" w:hAnsi="Arial" w:cs="Arial"/>
                <w:color w:val="000000"/>
                <w:sz w:val="16"/>
                <w:szCs w:val="16"/>
              </w:rPr>
              <w:t>485</w:t>
            </w:r>
          </w:p>
        </w:tc>
        <w:tc>
          <w:tcPr>
            <w:tcW w:w="1446"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B53577D" w14:textId="77777777" w:rsidR="00AE24DA" w:rsidRDefault="00451431">
            <w:pPr>
              <w:spacing w:before="100" w:after="100" w:line="240" w:lineRule="auto"/>
              <w:ind w:left="100" w:right="100"/>
              <w:jc w:val="right"/>
            </w:pPr>
            <w:r>
              <w:rPr>
                <w:rFonts w:ascii="Arial" w:eastAsia="Arial" w:hAnsi="Arial" w:cs="Arial"/>
                <w:color w:val="000000"/>
                <w:sz w:val="16"/>
                <w:szCs w:val="16"/>
              </w:rPr>
              <w:t>97</w:t>
            </w:r>
          </w:p>
        </w:tc>
        <w:tc>
          <w:tcPr>
            <w:tcW w:w="53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7505497" w14:textId="77777777" w:rsidR="00AE24DA" w:rsidRDefault="00451431">
            <w:pPr>
              <w:spacing w:before="100" w:after="100" w:line="240" w:lineRule="auto"/>
              <w:ind w:left="100" w:right="100"/>
              <w:jc w:val="right"/>
            </w:pPr>
            <w:r>
              <w:rPr>
                <w:rFonts w:ascii="Arial" w:eastAsia="Arial" w:hAnsi="Arial" w:cs="Arial"/>
                <w:color w:val="000000"/>
                <w:sz w:val="16"/>
                <w:szCs w:val="16"/>
              </w:rPr>
              <w:t>1,761</w:t>
            </w:r>
          </w:p>
        </w:tc>
      </w:tr>
      <w:tr w:rsidR="00AE24DA" w14:paraId="6BA0A712" w14:textId="77777777">
        <w:trPr>
          <w:cantSplit/>
          <w:jc w:val="center"/>
        </w:trPr>
        <w:tc>
          <w:tcPr>
            <w:tcW w:w="122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2904C19" w14:textId="77777777" w:rsidR="00AE24DA" w:rsidRDefault="00451431">
            <w:pPr>
              <w:spacing w:before="100" w:after="100" w:line="240" w:lineRule="auto"/>
              <w:ind w:left="100" w:right="100"/>
              <w:jc w:val="left"/>
            </w:pPr>
            <w:r>
              <w:rPr>
                <w:rFonts w:ascii="Arial" w:eastAsia="Arial" w:hAnsi="Arial" w:cs="Arial"/>
                <w:color w:val="000000"/>
                <w:sz w:val="16"/>
                <w:szCs w:val="16"/>
              </w:rPr>
              <w:t>Capone 2021</w:t>
            </w:r>
          </w:p>
        </w:tc>
        <w:tc>
          <w:tcPr>
            <w:tcW w:w="1012"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4C41F57" w14:textId="77777777" w:rsidR="00AE24DA" w:rsidRDefault="00451431">
            <w:pPr>
              <w:spacing w:before="100" w:after="100" w:line="240" w:lineRule="auto"/>
              <w:ind w:left="100" w:right="100"/>
              <w:jc w:val="left"/>
            </w:pPr>
            <w:r>
              <w:rPr>
                <w:rFonts w:ascii="Arial" w:eastAsia="Arial" w:hAnsi="Arial" w:cs="Arial"/>
                <w:color w:val="000000"/>
                <w:sz w:val="16"/>
                <w:szCs w:val="16"/>
              </w:rPr>
              <w:t>any sample type</w:t>
            </w:r>
          </w:p>
        </w:tc>
        <w:tc>
          <w:tcPr>
            <w:tcW w:w="89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2F338A7" w14:textId="77777777" w:rsidR="00AE24DA" w:rsidRDefault="00451431">
            <w:pPr>
              <w:spacing w:before="100" w:after="100" w:line="240" w:lineRule="auto"/>
              <w:ind w:left="100" w:right="100"/>
              <w:jc w:val="left"/>
            </w:pPr>
            <w:r>
              <w:rPr>
                <w:rFonts w:ascii="Arial" w:eastAsia="Arial" w:hAnsi="Arial" w:cs="Arial"/>
                <w:color w:val="000000"/>
                <w:sz w:val="16"/>
                <w:szCs w:val="16"/>
              </w:rPr>
              <w:t>Any pathogen</w:t>
            </w:r>
          </w:p>
        </w:tc>
        <w:tc>
          <w:tcPr>
            <w:tcW w:w="77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7D135A9" w14:textId="77777777" w:rsidR="00AE24DA" w:rsidRDefault="00451431">
            <w:pPr>
              <w:spacing w:before="100" w:after="100" w:line="240" w:lineRule="auto"/>
              <w:ind w:left="100" w:right="100"/>
              <w:jc w:val="right"/>
            </w:pPr>
            <w:r>
              <w:rPr>
                <w:rFonts w:ascii="Arial" w:eastAsia="Arial" w:hAnsi="Arial" w:cs="Arial"/>
                <w:color w:val="000000"/>
                <w:sz w:val="16"/>
                <w:szCs w:val="16"/>
              </w:rPr>
              <w:t>566</w:t>
            </w:r>
          </w:p>
        </w:tc>
        <w:tc>
          <w:tcPr>
            <w:tcW w:w="101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00469D1" w14:textId="77777777" w:rsidR="00AE24DA" w:rsidRDefault="00451431">
            <w:pPr>
              <w:spacing w:before="100" w:after="100" w:line="240" w:lineRule="auto"/>
              <w:ind w:left="100" w:right="100"/>
              <w:jc w:val="right"/>
            </w:pPr>
            <w:r>
              <w:rPr>
                <w:rFonts w:ascii="Arial" w:eastAsia="Arial" w:hAnsi="Arial" w:cs="Arial"/>
                <w:color w:val="000000"/>
                <w:sz w:val="16"/>
                <w:szCs w:val="16"/>
              </w:rPr>
              <w:t>531</w:t>
            </w:r>
          </w:p>
        </w:tc>
        <w:tc>
          <w:tcPr>
            <w:tcW w:w="90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45C2D1A" w14:textId="77777777" w:rsidR="00AE24DA" w:rsidRDefault="00451431">
            <w:pPr>
              <w:spacing w:before="100" w:after="100" w:line="240" w:lineRule="auto"/>
              <w:ind w:left="100" w:right="100"/>
              <w:jc w:val="right"/>
            </w:pPr>
            <w:r>
              <w:rPr>
                <w:rFonts w:ascii="Arial" w:eastAsia="Arial" w:hAnsi="Arial" w:cs="Arial"/>
                <w:color w:val="000000"/>
                <w:sz w:val="16"/>
                <w:szCs w:val="16"/>
              </w:rPr>
              <w:t>167</w:t>
            </w:r>
          </w:p>
        </w:tc>
        <w:tc>
          <w:tcPr>
            <w:tcW w:w="82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F3AFE6F" w14:textId="77777777" w:rsidR="00AE24DA" w:rsidRDefault="00451431">
            <w:pPr>
              <w:spacing w:before="100" w:after="100" w:line="240" w:lineRule="auto"/>
              <w:ind w:left="100" w:right="100"/>
              <w:jc w:val="right"/>
            </w:pPr>
            <w:r>
              <w:rPr>
                <w:rFonts w:ascii="Arial" w:eastAsia="Arial" w:hAnsi="Arial" w:cs="Arial"/>
                <w:color w:val="000000"/>
                <w:sz w:val="16"/>
                <w:szCs w:val="16"/>
              </w:rPr>
              <w:t>21</w:t>
            </w:r>
          </w:p>
        </w:tc>
        <w:tc>
          <w:tcPr>
            <w:tcW w:w="1446"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53FC6D0" w14:textId="77777777" w:rsidR="00AE24DA" w:rsidRDefault="00451431">
            <w:pPr>
              <w:spacing w:before="100" w:after="100" w:line="240" w:lineRule="auto"/>
              <w:ind w:left="100" w:right="100"/>
              <w:jc w:val="right"/>
            </w:pPr>
            <w:r>
              <w:rPr>
                <w:rFonts w:ascii="Arial" w:eastAsia="Arial" w:hAnsi="Arial" w:cs="Arial"/>
                <w:color w:val="000000"/>
                <w:sz w:val="16"/>
                <w:szCs w:val="16"/>
              </w:rPr>
              <w:t>20</w:t>
            </w:r>
          </w:p>
        </w:tc>
        <w:tc>
          <w:tcPr>
            <w:tcW w:w="53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ABACEE8" w14:textId="77777777" w:rsidR="00AE24DA" w:rsidRDefault="00451431">
            <w:pPr>
              <w:spacing w:before="100" w:after="100" w:line="240" w:lineRule="auto"/>
              <w:ind w:left="100" w:right="100"/>
              <w:jc w:val="right"/>
            </w:pPr>
            <w:r>
              <w:rPr>
                <w:rFonts w:ascii="Arial" w:eastAsia="Arial" w:hAnsi="Arial" w:cs="Arial"/>
                <w:color w:val="000000"/>
                <w:sz w:val="16"/>
                <w:szCs w:val="16"/>
              </w:rPr>
              <w:t>253</w:t>
            </w:r>
          </w:p>
        </w:tc>
      </w:tr>
      <w:tr w:rsidR="00AE24DA" w14:paraId="41274783" w14:textId="77777777">
        <w:trPr>
          <w:cantSplit/>
          <w:jc w:val="center"/>
        </w:trPr>
        <w:tc>
          <w:tcPr>
            <w:tcW w:w="122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D364312" w14:textId="77777777" w:rsidR="00AE24DA" w:rsidRDefault="00451431">
            <w:pPr>
              <w:spacing w:before="100" w:after="100" w:line="240" w:lineRule="auto"/>
              <w:ind w:left="100" w:right="100"/>
              <w:jc w:val="left"/>
            </w:pPr>
            <w:r>
              <w:rPr>
                <w:rFonts w:ascii="Arial" w:eastAsia="Arial" w:hAnsi="Arial" w:cs="Arial"/>
                <w:color w:val="000000"/>
                <w:sz w:val="16"/>
                <w:szCs w:val="16"/>
              </w:rPr>
              <w:t>Capone 2021 in prep</w:t>
            </w:r>
          </w:p>
        </w:tc>
        <w:tc>
          <w:tcPr>
            <w:tcW w:w="1012"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5B7C1CF" w14:textId="77777777" w:rsidR="00AE24DA" w:rsidRDefault="00451431">
            <w:pPr>
              <w:spacing w:before="100" w:after="100" w:line="240" w:lineRule="auto"/>
              <w:ind w:left="100" w:right="100"/>
              <w:jc w:val="left"/>
            </w:pPr>
            <w:r>
              <w:rPr>
                <w:rFonts w:ascii="Arial" w:eastAsia="Arial" w:hAnsi="Arial" w:cs="Arial"/>
                <w:color w:val="000000"/>
                <w:sz w:val="16"/>
                <w:szCs w:val="16"/>
              </w:rPr>
              <w:t>any sample type</w:t>
            </w:r>
          </w:p>
        </w:tc>
        <w:tc>
          <w:tcPr>
            <w:tcW w:w="89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5930BDA" w14:textId="77777777" w:rsidR="00AE24DA" w:rsidRDefault="00451431">
            <w:pPr>
              <w:spacing w:before="100" w:after="100" w:line="240" w:lineRule="auto"/>
              <w:ind w:left="100" w:right="100"/>
              <w:jc w:val="left"/>
            </w:pPr>
            <w:r>
              <w:rPr>
                <w:rFonts w:ascii="Arial" w:eastAsia="Arial" w:hAnsi="Arial" w:cs="Arial"/>
                <w:color w:val="000000"/>
                <w:sz w:val="16"/>
                <w:szCs w:val="16"/>
              </w:rPr>
              <w:t>Any pathogen</w:t>
            </w:r>
          </w:p>
        </w:tc>
        <w:tc>
          <w:tcPr>
            <w:tcW w:w="77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53A622B" w14:textId="77777777" w:rsidR="00AE24DA" w:rsidRDefault="00451431">
            <w:pPr>
              <w:spacing w:before="100" w:after="100" w:line="240" w:lineRule="auto"/>
              <w:ind w:left="100" w:right="100"/>
              <w:jc w:val="right"/>
            </w:pPr>
            <w:r>
              <w:rPr>
                <w:rFonts w:ascii="Arial" w:eastAsia="Arial" w:hAnsi="Arial" w:cs="Arial"/>
                <w:color w:val="000000"/>
                <w:sz w:val="16"/>
                <w:szCs w:val="16"/>
              </w:rPr>
              <w:t>487</w:t>
            </w:r>
          </w:p>
        </w:tc>
        <w:tc>
          <w:tcPr>
            <w:tcW w:w="101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BD4D965" w14:textId="77777777" w:rsidR="00AE24DA" w:rsidRDefault="00451431">
            <w:pPr>
              <w:spacing w:before="100" w:after="100" w:line="240" w:lineRule="auto"/>
              <w:ind w:left="100" w:right="100"/>
              <w:jc w:val="right"/>
            </w:pPr>
            <w:r>
              <w:rPr>
                <w:rFonts w:ascii="Arial" w:eastAsia="Arial" w:hAnsi="Arial" w:cs="Arial"/>
                <w:color w:val="000000"/>
                <w:sz w:val="16"/>
                <w:szCs w:val="16"/>
              </w:rPr>
              <w:t>285</w:t>
            </w:r>
          </w:p>
        </w:tc>
        <w:tc>
          <w:tcPr>
            <w:tcW w:w="90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FA4E65D" w14:textId="77777777" w:rsidR="00AE24DA" w:rsidRDefault="00451431">
            <w:pPr>
              <w:spacing w:before="100" w:after="100" w:line="240" w:lineRule="auto"/>
              <w:ind w:left="100" w:right="100"/>
              <w:jc w:val="right"/>
            </w:pPr>
            <w:r>
              <w:rPr>
                <w:rFonts w:ascii="Arial" w:eastAsia="Arial" w:hAnsi="Arial" w:cs="Arial"/>
                <w:color w:val="000000"/>
                <w:sz w:val="16"/>
                <w:szCs w:val="16"/>
              </w:rPr>
              <w:t>195</w:t>
            </w:r>
          </w:p>
        </w:tc>
        <w:tc>
          <w:tcPr>
            <w:tcW w:w="82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4263C33" w14:textId="77777777" w:rsidR="00AE24DA" w:rsidRDefault="00451431">
            <w:pPr>
              <w:spacing w:before="100" w:after="100" w:line="240" w:lineRule="auto"/>
              <w:ind w:left="100" w:right="100"/>
              <w:jc w:val="right"/>
            </w:pPr>
            <w:r>
              <w:rPr>
                <w:rFonts w:ascii="Arial" w:eastAsia="Arial" w:hAnsi="Arial" w:cs="Arial"/>
                <w:color w:val="000000"/>
                <w:sz w:val="16"/>
                <w:szCs w:val="16"/>
              </w:rPr>
              <w:t>19</w:t>
            </w:r>
          </w:p>
        </w:tc>
        <w:tc>
          <w:tcPr>
            <w:tcW w:w="1446"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9E05622" w14:textId="77777777" w:rsidR="00AE24DA" w:rsidRDefault="00451431">
            <w:pPr>
              <w:spacing w:before="100" w:after="100" w:line="240" w:lineRule="auto"/>
              <w:ind w:left="100" w:right="100"/>
              <w:jc w:val="right"/>
            </w:pPr>
            <w:r>
              <w:rPr>
                <w:rFonts w:ascii="Arial" w:eastAsia="Arial" w:hAnsi="Arial" w:cs="Arial"/>
                <w:color w:val="000000"/>
                <w:sz w:val="16"/>
                <w:szCs w:val="16"/>
              </w:rPr>
              <w:t>10</w:t>
            </w:r>
          </w:p>
        </w:tc>
        <w:tc>
          <w:tcPr>
            <w:tcW w:w="53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E551585" w14:textId="77777777" w:rsidR="00AE24DA" w:rsidRDefault="00451431">
            <w:pPr>
              <w:spacing w:before="100" w:after="100" w:line="240" w:lineRule="auto"/>
              <w:ind w:left="100" w:right="100"/>
              <w:jc w:val="right"/>
            </w:pPr>
            <w:r>
              <w:rPr>
                <w:rFonts w:ascii="Arial" w:eastAsia="Arial" w:hAnsi="Arial" w:cs="Arial"/>
                <w:color w:val="000000"/>
                <w:sz w:val="16"/>
                <w:szCs w:val="16"/>
              </w:rPr>
              <w:t>213</w:t>
            </w:r>
          </w:p>
        </w:tc>
      </w:tr>
      <w:tr w:rsidR="00AE24DA" w14:paraId="454F487C" w14:textId="77777777">
        <w:trPr>
          <w:cantSplit/>
          <w:jc w:val="center"/>
        </w:trPr>
        <w:tc>
          <w:tcPr>
            <w:tcW w:w="122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AEF4F46" w14:textId="77777777" w:rsidR="00AE24DA" w:rsidRDefault="00451431">
            <w:pPr>
              <w:spacing w:before="100" w:after="100" w:line="240" w:lineRule="auto"/>
              <w:ind w:left="100" w:right="100"/>
              <w:jc w:val="left"/>
            </w:pPr>
            <w:r>
              <w:rPr>
                <w:rFonts w:ascii="Arial" w:eastAsia="Arial" w:hAnsi="Arial" w:cs="Arial"/>
                <w:color w:val="000000"/>
                <w:sz w:val="16"/>
                <w:szCs w:val="16"/>
              </w:rPr>
              <w:t>Reese 2017</w:t>
            </w:r>
          </w:p>
        </w:tc>
        <w:tc>
          <w:tcPr>
            <w:tcW w:w="1012"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9C0EC5F" w14:textId="77777777" w:rsidR="00AE24DA" w:rsidRDefault="00451431">
            <w:pPr>
              <w:spacing w:before="100" w:after="100" w:line="240" w:lineRule="auto"/>
              <w:ind w:left="100" w:right="100"/>
              <w:jc w:val="left"/>
            </w:pPr>
            <w:r>
              <w:rPr>
                <w:rFonts w:ascii="Arial" w:eastAsia="Arial" w:hAnsi="Arial" w:cs="Arial"/>
                <w:color w:val="000000"/>
                <w:sz w:val="16"/>
                <w:szCs w:val="16"/>
              </w:rPr>
              <w:t>any sample type</w:t>
            </w:r>
          </w:p>
        </w:tc>
        <w:tc>
          <w:tcPr>
            <w:tcW w:w="89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938DE57" w14:textId="77777777" w:rsidR="00AE24DA" w:rsidRDefault="00451431">
            <w:pPr>
              <w:spacing w:before="100" w:after="100" w:line="240" w:lineRule="auto"/>
              <w:ind w:left="100" w:right="100"/>
              <w:jc w:val="left"/>
            </w:pPr>
            <w:r>
              <w:rPr>
                <w:rFonts w:ascii="Arial" w:eastAsia="Arial" w:hAnsi="Arial" w:cs="Arial"/>
                <w:color w:val="000000"/>
                <w:sz w:val="16"/>
                <w:szCs w:val="16"/>
              </w:rPr>
              <w:t>Any pathogen</w:t>
            </w:r>
          </w:p>
        </w:tc>
        <w:tc>
          <w:tcPr>
            <w:tcW w:w="77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5B683AE" w14:textId="77777777" w:rsidR="00AE24DA" w:rsidRDefault="00451431">
            <w:pPr>
              <w:spacing w:before="100" w:after="100" w:line="240" w:lineRule="auto"/>
              <w:ind w:left="100" w:right="100"/>
              <w:jc w:val="right"/>
            </w:pPr>
            <w:r>
              <w:rPr>
                <w:rFonts w:ascii="Arial" w:eastAsia="Arial" w:hAnsi="Arial" w:cs="Arial"/>
                <w:color w:val="000000"/>
                <w:sz w:val="16"/>
                <w:szCs w:val="16"/>
              </w:rPr>
              <w:t>1,044</w:t>
            </w:r>
          </w:p>
        </w:tc>
        <w:tc>
          <w:tcPr>
            <w:tcW w:w="101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5E6560B" w14:textId="77777777" w:rsidR="00AE24DA" w:rsidRDefault="00451431">
            <w:pPr>
              <w:spacing w:before="100" w:after="100" w:line="240" w:lineRule="auto"/>
              <w:ind w:left="100" w:right="100"/>
              <w:jc w:val="right"/>
            </w:pPr>
            <w:r>
              <w:rPr>
                <w:rFonts w:ascii="Arial" w:eastAsia="Arial" w:hAnsi="Arial" w:cs="Arial"/>
                <w:color w:val="000000"/>
                <w:sz w:val="16"/>
                <w:szCs w:val="16"/>
              </w:rPr>
              <w:t>274</w:t>
            </w:r>
          </w:p>
        </w:tc>
        <w:tc>
          <w:tcPr>
            <w:tcW w:w="90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07FC7CD" w14:textId="77777777" w:rsidR="00AE24DA" w:rsidRDefault="00451431">
            <w:pPr>
              <w:spacing w:before="100" w:after="100" w:line="240" w:lineRule="auto"/>
              <w:ind w:left="100" w:right="100"/>
              <w:jc w:val="right"/>
            </w:pPr>
            <w:r>
              <w:rPr>
                <w:rFonts w:ascii="Arial" w:eastAsia="Arial" w:hAnsi="Arial" w:cs="Arial"/>
                <w:color w:val="000000"/>
                <w:sz w:val="16"/>
                <w:szCs w:val="16"/>
              </w:rPr>
              <w:t>84</w:t>
            </w:r>
          </w:p>
        </w:tc>
        <w:tc>
          <w:tcPr>
            <w:tcW w:w="82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120DB37" w14:textId="77777777" w:rsidR="00AE24DA" w:rsidRDefault="00451431">
            <w:pPr>
              <w:spacing w:before="100" w:after="100" w:line="240" w:lineRule="auto"/>
              <w:ind w:left="100" w:right="100"/>
              <w:jc w:val="right"/>
            </w:pPr>
            <w:r>
              <w:rPr>
                <w:rFonts w:ascii="Arial" w:eastAsia="Arial" w:hAnsi="Arial" w:cs="Arial"/>
                <w:color w:val="000000"/>
                <w:sz w:val="16"/>
                <w:szCs w:val="16"/>
              </w:rPr>
              <w:t>9</w:t>
            </w:r>
          </w:p>
        </w:tc>
        <w:tc>
          <w:tcPr>
            <w:tcW w:w="1446"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4869B5B" w14:textId="77777777" w:rsidR="00AE24DA" w:rsidRDefault="00451431">
            <w:pPr>
              <w:spacing w:before="100" w:after="100" w:line="240" w:lineRule="auto"/>
              <w:ind w:left="100" w:right="100"/>
              <w:jc w:val="right"/>
            </w:pPr>
            <w:r>
              <w:rPr>
                <w:rFonts w:ascii="Arial" w:eastAsia="Arial" w:hAnsi="Arial" w:cs="Arial"/>
                <w:color w:val="000000"/>
                <w:sz w:val="16"/>
                <w:szCs w:val="16"/>
              </w:rPr>
              <w:t>4</w:t>
            </w:r>
          </w:p>
        </w:tc>
        <w:tc>
          <w:tcPr>
            <w:tcW w:w="53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B02CBBF" w14:textId="77777777" w:rsidR="00AE24DA" w:rsidRDefault="00451431">
            <w:pPr>
              <w:spacing w:before="100" w:after="100" w:line="240" w:lineRule="auto"/>
              <w:ind w:left="100" w:right="100"/>
              <w:jc w:val="right"/>
            </w:pPr>
            <w:r>
              <w:rPr>
                <w:rFonts w:ascii="Arial" w:eastAsia="Arial" w:hAnsi="Arial" w:cs="Arial"/>
                <w:color w:val="000000"/>
                <w:sz w:val="16"/>
                <w:szCs w:val="16"/>
              </w:rPr>
              <w:t>578</w:t>
            </w:r>
          </w:p>
        </w:tc>
      </w:tr>
      <w:tr w:rsidR="00AE24DA" w14:paraId="0F76F1F7" w14:textId="77777777">
        <w:trPr>
          <w:cantSplit/>
          <w:jc w:val="center"/>
        </w:trPr>
        <w:tc>
          <w:tcPr>
            <w:tcW w:w="1224"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0D9C9EAF" w14:textId="77777777" w:rsidR="00AE24DA" w:rsidRDefault="00451431">
            <w:pPr>
              <w:spacing w:before="100" w:after="100" w:line="240" w:lineRule="auto"/>
              <w:ind w:left="100" w:right="100"/>
              <w:jc w:val="left"/>
            </w:pPr>
            <w:r>
              <w:rPr>
                <w:rFonts w:ascii="Arial" w:eastAsia="Arial" w:hAnsi="Arial" w:cs="Arial"/>
                <w:color w:val="000000"/>
                <w:sz w:val="16"/>
                <w:szCs w:val="16"/>
              </w:rPr>
              <w:t>Odagiri 2016</w:t>
            </w:r>
          </w:p>
        </w:tc>
        <w:tc>
          <w:tcPr>
            <w:tcW w:w="1012"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4C8046B0" w14:textId="77777777" w:rsidR="00AE24DA" w:rsidRDefault="00451431">
            <w:pPr>
              <w:spacing w:before="100" w:after="100" w:line="240" w:lineRule="auto"/>
              <w:ind w:left="100" w:right="100"/>
              <w:jc w:val="left"/>
            </w:pPr>
            <w:r>
              <w:rPr>
                <w:rFonts w:ascii="Arial" w:eastAsia="Arial" w:hAnsi="Arial" w:cs="Arial"/>
                <w:color w:val="000000"/>
                <w:sz w:val="16"/>
                <w:szCs w:val="16"/>
              </w:rPr>
              <w:t>any sample type</w:t>
            </w:r>
          </w:p>
        </w:tc>
        <w:tc>
          <w:tcPr>
            <w:tcW w:w="898"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7024A0BB" w14:textId="77777777" w:rsidR="00AE24DA" w:rsidRDefault="00451431">
            <w:pPr>
              <w:spacing w:before="100" w:after="100" w:line="240" w:lineRule="auto"/>
              <w:ind w:left="100" w:right="100"/>
              <w:jc w:val="left"/>
            </w:pPr>
            <w:r>
              <w:rPr>
                <w:rFonts w:ascii="Arial" w:eastAsia="Arial" w:hAnsi="Arial" w:cs="Arial"/>
                <w:color w:val="000000"/>
                <w:sz w:val="16"/>
                <w:szCs w:val="16"/>
              </w:rPr>
              <w:t>Any pathogen</w:t>
            </w:r>
          </w:p>
        </w:tc>
        <w:tc>
          <w:tcPr>
            <w:tcW w:w="778"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48371B1F" w14:textId="77777777" w:rsidR="00AE24DA" w:rsidRDefault="00451431">
            <w:pPr>
              <w:spacing w:before="100" w:after="100" w:line="240" w:lineRule="auto"/>
              <w:ind w:left="100" w:right="100"/>
              <w:jc w:val="right"/>
            </w:pPr>
            <w:r>
              <w:rPr>
                <w:rFonts w:ascii="Arial" w:eastAsia="Arial" w:hAnsi="Arial" w:cs="Arial"/>
                <w:color w:val="000000"/>
                <w:sz w:val="16"/>
                <w:szCs w:val="16"/>
              </w:rPr>
              <w:t>4,825</w:t>
            </w:r>
          </w:p>
        </w:tc>
        <w:tc>
          <w:tcPr>
            <w:tcW w:w="1018"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05185167" w14:textId="77777777" w:rsidR="00AE24DA" w:rsidRDefault="00451431">
            <w:pPr>
              <w:spacing w:before="100" w:after="100" w:line="240" w:lineRule="auto"/>
              <w:ind w:left="100" w:right="100"/>
              <w:jc w:val="right"/>
            </w:pPr>
            <w:r>
              <w:rPr>
                <w:rFonts w:ascii="Arial" w:eastAsia="Arial" w:hAnsi="Arial" w:cs="Arial"/>
                <w:color w:val="000000"/>
                <w:sz w:val="16"/>
                <w:szCs w:val="16"/>
              </w:rPr>
              <w:t>3,787</w:t>
            </w:r>
          </w:p>
        </w:tc>
        <w:tc>
          <w:tcPr>
            <w:tcW w:w="904"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10F7876E" w14:textId="77777777" w:rsidR="00AE24DA" w:rsidRDefault="00451431">
            <w:pPr>
              <w:spacing w:before="100" w:after="100" w:line="240" w:lineRule="auto"/>
              <w:ind w:left="100" w:right="100"/>
              <w:jc w:val="right"/>
            </w:pPr>
            <w:r>
              <w:rPr>
                <w:rFonts w:ascii="Arial" w:eastAsia="Arial" w:hAnsi="Arial" w:cs="Arial"/>
                <w:color w:val="000000"/>
                <w:sz w:val="16"/>
                <w:szCs w:val="16"/>
              </w:rPr>
              <w:t>2,038</w:t>
            </w:r>
          </w:p>
        </w:tc>
        <w:tc>
          <w:tcPr>
            <w:tcW w:w="823"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0313447B" w14:textId="77777777" w:rsidR="00AE24DA" w:rsidRDefault="00451431">
            <w:pPr>
              <w:spacing w:before="100" w:after="100" w:line="240" w:lineRule="auto"/>
              <w:ind w:left="100" w:right="100"/>
              <w:jc w:val="right"/>
            </w:pPr>
            <w:r>
              <w:rPr>
                <w:rFonts w:ascii="Arial" w:eastAsia="Arial" w:hAnsi="Arial" w:cs="Arial"/>
                <w:color w:val="000000"/>
                <w:sz w:val="16"/>
                <w:szCs w:val="16"/>
              </w:rPr>
              <w:t>188</w:t>
            </w:r>
          </w:p>
        </w:tc>
        <w:tc>
          <w:tcPr>
            <w:tcW w:w="1446"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1536DB08" w14:textId="77777777" w:rsidR="00AE24DA" w:rsidRDefault="00451431">
            <w:pPr>
              <w:spacing w:before="100" w:after="100" w:line="240" w:lineRule="auto"/>
              <w:ind w:left="100" w:right="100"/>
              <w:jc w:val="right"/>
            </w:pPr>
            <w:r>
              <w:rPr>
                <w:rFonts w:ascii="Arial" w:eastAsia="Arial" w:hAnsi="Arial" w:cs="Arial"/>
                <w:color w:val="000000"/>
                <w:sz w:val="16"/>
                <w:szCs w:val="16"/>
              </w:rPr>
              <w:t>117</w:t>
            </w:r>
          </w:p>
        </w:tc>
        <w:tc>
          <w:tcPr>
            <w:tcW w:w="538"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747D8C29" w14:textId="77777777" w:rsidR="00AE24DA" w:rsidRDefault="00451431">
            <w:pPr>
              <w:spacing w:before="100" w:after="100" w:line="240" w:lineRule="auto"/>
              <w:ind w:left="100" w:right="100"/>
              <w:jc w:val="right"/>
            </w:pPr>
            <w:r>
              <w:rPr>
                <w:rFonts w:ascii="Arial" w:eastAsia="Arial" w:hAnsi="Arial" w:cs="Arial"/>
                <w:color w:val="000000"/>
                <w:sz w:val="16"/>
                <w:szCs w:val="16"/>
              </w:rPr>
              <w:t>0</w:t>
            </w:r>
          </w:p>
        </w:tc>
      </w:tr>
    </w:tbl>
    <w:p w14:paraId="612D47F3" w14:textId="77777777" w:rsidR="00AE24DA" w:rsidRDefault="00451431">
      <w:pPr>
        <w:pStyle w:val="FirstParagraph"/>
      </w:pPr>
      <w:r>
        <w:rPr>
          <w:b/>
          <w:bCs/>
        </w:rPr>
        <w:t>Interpretation:</w:t>
      </w:r>
    </w:p>
    <w:p w14:paraId="212E3076" w14:textId="77777777" w:rsidR="00AE24DA" w:rsidRDefault="00451431">
      <w:pPr>
        <w:pStyle w:val="Heading3"/>
      </w:pPr>
      <w:bookmarkStart w:id="66" w:name="any-sample-type-any-mst"/>
      <w:bookmarkEnd w:id="65"/>
      <w:r>
        <w:lastRenderedPageBreak/>
        <w:t>Any sample type, any MST</w:t>
      </w:r>
    </w:p>
    <w:tbl>
      <w:tblPr>
        <w:tblW w:w="0" w:type="auto"/>
        <w:jc w:val="center"/>
        <w:tblLayout w:type="fixed"/>
        <w:tblLook w:val="0420" w:firstRow="1" w:lastRow="0" w:firstColumn="0" w:lastColumn="0" w:noHBand="0" w:noVBand="1"/>
      </w:tblPr>
      <w:tblGrid>
        <w:gridCol w:w="1254"/>
        <w:gridCol w:w="1038"/>
        <w:gridCol w:w="704"/>
        <w:gridCol w:w="797"/>
        <w:gridCol w:w="1043"/>
        <w:gridCol w:w="926"/>
        <w:gridCol w:w="844"/>
        <w:gridCol w:w="1482"/>
        <w:gridCol w:w="551"/>
      </w:tblGrid>
      <w:tr w:rsidR="00AE24DA" w14:paraId="189443F6" w14:textId="77777777">
        <w:trPr>
          <w:cantSplit/>
          <w:tblHeader/>
          <w:jc w:val="center"/>
        </w:trPr>
        <w:tc>
          <w:tcPr>
            <w:tcW w:w="125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405EA06" w14:textId="77777777" w:rsidR="00AE24DA" w:rsidRDefault="00451431">
            <w:pPr>
              <w:spacing w:before="100" w:after="100" w:line="240" w:lineRule="auto"/>
              <w:ind w:left="100" w:right="100"/>
              <w:jc w:val="left"/>
            </w:pPr>
            <w:r>
              <w:rPr>
                <w:rFonts w:ascii="Arial" w:eastAsia="Arial" w:hAnsi="Arial" w:cs="Arial"/>
                <w:b/>
                <w:color w:val="000000"/>
                <w:sz w:val="16"/>
                <w:szCs w:val="16"/>
              </w:rPr>
              <w:t>study</w:t>
            </w:r>
          </w:p>
        </w:tc>
        <w:tc>
          <w:tcPr>
            <w:tcW w:w="103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1EFA2C5" w14:textId="77777777" w:rsidR="00AE24DA" w:rsidRDefault="00451431">
            <w:pPr>
              <w:spacing w:before="100" w:after="100" w:line="240" w:lineRule="auto"/>
              <w:ind w:left="100" w:right="100"/>
              <w:jc w:val="left"/>
            </w:pPr>
            <w:r>
              <w:rPr>
                <w:rFonts w:ascii="Arial" w:eastAsia="Arial" w:hAnsi="Arial" w:cs="Arial"/>
                <w:b/>
                <w:color w:val="000000"/>
                <w:sz w:val="16"/>
                <w:szCs w:val="16"/>
              </w:rPr>
              <w:t>sample</w:t>
            </w:r>
          </w:p>
        </w:tc>
        <w:tc>
          <w:tcPr>
            <w:tcW w:w="70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144616C" w14:textId="77777777" w:rsidR="00AE24DA" w:rsidRDefault="00451431">
            <w:pPr>
              <w:spacing w:before="100" w:after="100" w:line="240" w:lineRule="auto"/>
              <w:ind w:left="100" w:right="100"/>
              <w:jc w:val="left"/>
            </w:pPr>
            <w:r>
              <w:rPr>
                <w:rFonts w:ascii="Arial" w:eastAsia="Arial" w:hAnsi="Arial" w:cs="Arial"/>
                <w:b/>
                <w:color w:val="000000"/>
                <w:sz w:val="16"/>
                <w:szCs w:val="16"/>
              </w:rPr>
              <w:t>target</w:t>
            </w:r>
          </w:p>
        </w:tc>
        <w:tc>
          <w:tcPr>
            <w:tcW w:w="797"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75A1779" w14:textId="77777777" w:rsidR="00AE24DA" w:rsidRDefault="00451431">
            <w:pPr>
              <w:spacing w:before="100" w:after="100" w:line="240" w:lineRule="auto"/>
              <w:ind w:left="100" w:right="100"/>
              <w:jc w:val="right"/>
            </w:pPr>
            <w:r>
              <w:rPr>
                <w:rFonts w:ascii="Arial" w:eastAsia="Arial" w:hAnsi="Arial" w:cs="Arial"/>
                <w:b/>
                <w:color w:val="000000"/>
                <w:sz w:val="16"/>
                <w:szCs w:val="16"/>
              </w:rPr>
              <w:t>N samples</w:t>
            </w:r>
          </w:p>
        </w:tc>
        <w:tc>
          <w:tcPr>
            <w:tcW w:w="104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6432904" w14:textId="77777777" w:rsidR="00AE24DA" w:rsidRDefault="00451431">
            <w:pPr>
              <w:spacing w:before="100" w:after="100" w:line="240" w:lineRule="auto"/>
              <w:ind w:left="100" w:right="100"/>
              <w:jc w:val="right"/>
            </w:pPr>
            <w:r>
              <w:rPr>
                <w:rFonts w:ascii="Arial" w:eastAsia="Arial" w:hAnsi="Arial" w:cs="Arial"/>
                <w:b/>
                <w:color w:val="000000"/>
                <w:sz w:val="16"/>
                <w:szCs w:val="16"/>
              </w:rPr>
              <w:t>N pos. samples</w:t>
            </w:r>
          </w:p>
        </w:tc>
        <w:tc>
          <w:tcPr>
            <w:tcW w:w="92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98950CC" w14:textId="77777777" w:rsidR="00AE24DA" w:rsidRDefault="00451431">
            <w:pPr>
              <w:spacing w:before="100" w:after="100" w:line="240" w:lineRule="auto"/>
              <w:ind w:left="100" w:right="100"/>
              <w:jc w:val="right"/>
            </w:pPr>
            <w:r>
              <w:rPr>
                <w:rFonts w:ascii="Arial" w:eastAsia="Arial" w:hAnsi="Arial" w:cs="Arial"/>
                <w:b/>
                <w:color w:val="000000"/>
                <w:sz w:val="16"/>
                <w:szCs w:val="16"/>
              </w:rPr>
              <w:t>N diar. meas.</w:t>
            </w:r>
          </w:p>
        </w:tc>
        <w:tc>
          <w:tcPr>
            <w:tcW w:w="84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3ED93DA" w14:textId="77777777" w:rsidR="00AE24DA" w:rsidRDefault="00451431">
            <w:pPr>
              <w:spacing w:before="100" w:after="100" w:line="240" w:lineRule="auto"/>
              <w:ind w:left="100" w:right="100"/>
              <w:jc w:val="right"/>
            </w:pPr>
            <w:r>
              <w:rPr>
                <w:rFonts w:ascii="Arial" w:eastAsia="Arial" w:hAnsi="Arial" w:cs="Arial"/>
                <w:b/>
                <w:color w:val="000000"/>
                <w:sz w:val="16"/>
                <w:szCs w:val="16"/>
              </w:rPr>
              <w:t>N diar. pos.</w:t>
            </w:r>
          </w:p>
        </w:tc>
        <w:tc>
          <w:tcPr>
            <w:tcW w:w="148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C4DE1D7" w14:textId="77777777" w:rsidR="00AE24DA" w:rsidRDefault="00451431">
            <w:pPr>
              <w:spacing w:before="100" w:after="100" w:line="240" w:lineRule="auto"/>
              <w:ind w:left="100" w:right="100"/>
              <w:jc w:val="right"/>
            </w:pPr>
            <w:r>
              <w:rPr>
                <w:rFonts w:ascii="Arial" w:eastAsia="Arial" w:hAnsi="Arial" w:cs="Arial"/>
                <w:b/>
                <w:color w:val="000000"/>
                <w:sz w:val="16"/>
                <w:szCs w:val="16"/>
              </w:rPr>
              <w:t>N sample. and diar. pos.</w:t>
            </w:r>
          </w:p>
        </w:tc>
        <w:tc>
          <w:tcPr>
            <w:tcW w:w="55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2DDF889" w14:textId="77777777" w:rsidR="00AE24DA" w:rsidRDefault="00451431">
            <w:pPr>
              <w:spacing w:before="100" w:after="100" w:line="240" w:lineRule="auto"/>
              <w:ind w:left="100" w:right="100"/>
              <w:jc w:val="right"/>
            </w:pPr>
            <w:r>
              <w:rPr>
                <w:rFonts w:ascii="Arial" w:eastAsia="Arial" w:hAnsi="Arial" w:cs="Arial"/>
                <w:b/>
                <w:color w:val="000000"/>
                <w:sz w:val="16"/>
                <w:szCs w:val="16"/>
              </w:rPr>
              <w:t>N haz</w:t>
            </w:r>
          </w:p>
        </w:tc>
      </w:tr>
      <w:tr w:rsidR="00AE24DA" w14:paraId="2D62E35C" w14:textId="77777777">
        <w:trPr>
          <w:cantSplit/>
          <w:jc w:val="center"/>
        </w:trPr>
        <w:tc>
          <w:tcPr>
            <w:tcW w:w="1254" w:type="dxa"/>
            <w:tcBorders>
              <w:bottom w:val="single" w:sz="4" w:space="0" w:color="666666"/>
            </w:tcBorders>
            <w:shd w:val="clear" w:color="auto" w:fill="FFFFFF"/>
            <w:tcMar>
              <w:top w:w="0" w:type="dxa"/>
              <w:left w:w="0" w:type="dxa"/>
              <w:bottom w:w="0" w:type="dxa"/>
              <w:right w:w="0" w:type="dxa"/>
            </w:tcMar>
            <w:vAlign w:val="center"/>
          </w:tcPr>
          <w:p w14:paraId="0B0003F2" w14:textId="77777777" w:rsidR="00AE24DA" w:rsidRDefault="00451431">
            <w:pPr>
              <w:spacing w:before="100" w:after="100" w:line="240" w:lineRule="auto"/>
              <w:ind w:left="100" w:right="100"/>
              <w:jc w:val="left"/>
            </w:pPr>
            <w:r>
              <w:rPr>
                <w:rFonts w:ascii="Arial" w:eastAsia="Arial" w:hAnsi="Arial" w:cs="Arial"/>
                <w:color w:val="000000"/>
                <w:sz w:val="16"/>
                <w:szCs w:val="16"/>
              </w:rPr>
              <w:t>Fuhrmeister 2020</w:t>
            </w:r>
          </w:p>
        </w:tc>
        <w:tc>
          <w:tcPr>
            <w:tcW w:w="1038" w:type="dxa"/>
            <w:tcBorders>
              <w:bottom w:val="single" w:sz="4" w:space="0" w:color="666666"/>
            </w:tcBorders>
            <w:shd w:val="clear" w:color="auto" w:fill="FFFFFF"/>
            <w:tcMar>
              <w:top w:w="0" w:type="dxa"/>
              <w:left w:w="0" w:type="dxa"/>
              <w:bottom w:w="0" w:type="dxa"/>
              <w:right w:w="0" w:type="dxa"/>
            </w:tcMar>
            <w:vAlign w:val="center"/>
          </w:tcPr>
          <w:p w14:paraId="1AA421A6" w14:textId="77777777" w:rsidR="00AE24DA" w:rsidRDefault="00451431">
            <w:pPr>
              <w:spacing w:before="100" w:after="100" w:line="240" w:lineRule="auto"/>
              <w:ind w:left="100" w:right="100"/>
              <w:jc w:val="left"/>
            </w:pPr>
            <w:r>
              <w:rPr>
                <w:rFonts w:ascii="Arial" w:eastAsia="Arial" w:hAnsi="Arial" w:cs="Arial"/>
                <w:color w:val="000000"/>
                <w:sz w:val="16"/>
                <w:szCs w:val="16"/>
              </w:rPr>
              <w:t>any sample type</w:t>
            </w:r>
          </w:p>
        </w:tc>
        <w:tc>
          <w:tcPr>
            <w:tcW w:w="704" w:type="dxa"/>
            <w:tcBorders>
              <w:bottom w:val="single" w:sz="4" w:space="0" w:color="666666"/>
            </w:tcBorders>
            <w:shd w:val="clear" w:color="auto" w:fill="FFFFFF"/>
            <w:tcMar>
              <w:top w:w="0" w:type="dxa"/>
              <w:left w:w="0" w:type="dxa"/>
              <w:bottom w:w="0" w:type="dxa"/>
              <w:right w:w="0" w:type="dxa"/>
            </w:tcMar>
            <w:vAlign w:val="center"/>
          </w:tcPr>
          <w:p w14:paraId="25ABA2C4" w14:textId="77777777" w:rsidR="00AE24DA" w:rsidRDefault="00451431">
            <w:pPr>
              <w:spacing w:before="100" w:after="100" w:line="240" w:lineRule="auto"/>
              <w:ind w:left="100" w:right="100"/>
              <w:jc w:val="left"/>
            </w:pPr>
            <w:r>
              <w:rPr>
                <w:rFonts w:ascii="Arial" w:eastAsia="Arial" w:hAnsi="Arial" w:cs="Arial"/>
                <w:color w:val="000000"/>
                <w:sz w:val="16"/>
                <w:szCs w:val="16"/>
              </w:rPr>
              <w:t>Any MST</w:t>
            </w:r>
          </w:p>
        </w:tc>
        <w:tc>
          <w:tcPr>
            <w:tcW w:w="797" w:type="dxa"/>
            <w:tcBorders>
              <w:bottom w:val="single" w:sz="4" w:space="0" w:color="666666"/>
            </w:tcBorders>
            <w:shd w:val="clear" w:color="auto" w:fill="FFFFFF"/>
            <w:tcMar>
              <w:top w:w="0" w:type="dxa"/>
              <w:left w:w="0" w:type="dxa"/>
              <w:bottom w:w="0" w:type="dxa"/>
              <w:right w:w="0" w:type="dxa"/>
            </w:tcMar>
            <w:vAlign w:val="center"/>
          </w:tcPr>
          <w:p w14:paraId="448FFB4A" w14:textId="77777777" w:rsidR="00AE24DA" w:rsidRDefault="00451431">
            <w:pPr>
              <w:spacing w:before="100" w:after="100" w:line="240" w:lineRule="auto"/>
              <w:ind w:left="100" w:right="100"/>
              <w:jc w:val="right"/>
            </w:pPr>
            <w:r>
              <w:rPr>
                <w:rFonts w:ascii="Arial" w:eastAsia="Arial" w:hAnsi="Arial" w:cs="Arial"/>
                <w:color w:val="000000"/>
                <w:sz w:val="16"/>
                <w:szCs w:val="16"/>
              </w:rPr>
              <w:t>1,636</w:t>
            </w:r>
          </w:p>
        </w:tc>
        <w:tc>
          <w:tcPr>
            <w:tcW w:w="1043" w:type="dxa"/>
            <w:tcBorders>
              <w:bottom w:val="single" w:sz="4" w:space="0" w:color="666666"/>
            </w:tcBorders>
            <w:shd w:val="clear" w:color="auto" w:fill="FFFFFF"/>
            <w:tcMar>
              <w:top w:w="0" w:type="dxa"/>
              <w:left w:w="0" w:type="dxa"/>
              <w:bottom w:w="0" w:type="dxa"/>
              <w:right w:w="0" w:type="dxa"/>
            </w:tcMar>
            <w:vAlign w:val="center"/>
          </w:tcPr>
          <w:p w14:paraId="62A827AA" w14:textId="77777777" w:rsidR="00AE24DA" w:rsidRDefault="00451431">
            <w:pPr>
              <w:spacing w:before="100" w:after="100" w:line="240" w:lineRule="auto"/>
              <w:ind w:left="100" w:right="100"/>
              <w:jc w:val="right"/>
            </w:pPr>
            <w:r>
              <w:rPr>
                <w:rFonts w:ascii="Arial" w:eastAsia="Arial" w:hAnsi="Arial" w:cs="Arial"/>
                <w:color w:val="000000"/>
                <w:sz w:val="16"/>
                <w:szCs w:val="16"/>
              </w:rPr>
              <w:t>1,533</w:t>
            </w:r>
          </w:p>
        </w:tc>
        <w:tc>
          <w:tcPr>
            <w:tcW w:w="926" w:type="dxa"/>
            <w:tcBorders>
              <w:bottom w:val="single" w:sz="4" w:space="0" w:color="666666"/>
            </w:tcBorders>
            <w:shd w:val="clear" w:color="auto" w:fill="FFFFFF"/>
            <w:tcMar>
              <w:top w:w="0" w:type="dxa"/>
              <w:left w:w="0" w:type="dxa"/>
              <w:bottom w:w="0" w:type="dxa"/>
              <w:right w:w="0" w:type="dxa"/>
            </w:tcMar>
            <w:vAlign w:val="center"/>
          </w:tcPr>
          <w:p w14:paraId="6806802B" w14:textId="77777777" w:rsidR="00AE24DA" w:rsidRDefault="00451431">
            <w:pPr>
              <w:spacing w:before="100" w:after="100" w:line="240" w:lineRule="auto"/>
              <w:ind w:left="100" w:right="100"/>
              <w:jc w:val="right"/>
            </w:pPr>
            <w:r>
              <w:rPr>
                <w:rFonts w:ascii="Arial" w:eastAsia="Arial" w:hAnsi="Arial" w:cs="Arial"/>
                <w:color w:val="000000"/>
                <w:sz w:val="16"/>
                <w:szCs w:val="16"/>
              </w:rPr>
              <w:t>1,583</w:t>
            </w:r>
          </w:p>
        </w:tc>
        <w:tc>
          <w:tcPr>
            <w:tcW w:w="844" w:type="dxa"/>
            <w:tcBorders>
              <w:bottom w:val="single" w:sz="4" w:space="0" w:color="666666"/>
            </w:tcBorders>
            <w:shd w:val="clear" w:color="auto" w:fill="FFFFFF"/>
            <w:tcMar>
              <w:top w:w="0" w:type="dxa"/>
              <w:left w:w="0" w:type="dxa"/>
              <w:bottom w:w="0" w:type="dxa"/>
              <w:right w:w="0" w:type="dxa"/>
            </w:tcMar>
            <w:vAlign w:val="center"/>
          </w:tcPr>
          <w:p w14:paraId="5C6FE289" w14:textId="77777777" w:rsidR="00AE24DA" w:rsidRDefault="00451431">
            <w:pPr>
              <w:spacing w:before="100" w:after="100" w:line="240" w:lineRule="auto"/>
              <w:ind w:left="100" w:right="100"/>
              <w:jc w:val="right"/>
            </w:pPr>
            <w:r>
              <w:rPr>
                <w:rFonts w:ascii="Arial" w:eastAsia="Arial" w:hAnsi="Arial" w:cs="Arial"/>
                <w:color w:val="000000"/>
                <w:sz w:val="16"/>
                <w:szCs w:val="16"/>
              </w:rPr>
              <w:t>188</w:t>
            </w:r>
          </w:p>
        </w:tc>
        <w:tc>
          <w:tcPr>
            <w:tcW w:w="1482" w:type="dxa"/>
            <w:tcBorders>
              <w:bottom w:val="single" w:sz="4" w:space="0" w:color="666666"/>
            </w:tcBorders>
            <w:shd w:val="clear" w:color="auto" w:fill="FFFFFF"/>
            <w:tcMar>
              <w:top w:w="0" w:type="dxa"/>
              <w:left w:w="0" w:type="dxa"/>
              <w:bottom w:w="0" w:type="dxa"/>
              <w:right w:w="0" w:type="dxa"/>
            </w:tcMar>
            <w:vAlign w:val="center"/>
          </w:tcPr>
          <w:p w14:paraId="4B5297B5" w14:textId="77777777" w:rsidR="00AE24DA" w:rsidRDefault="00451431">
            <w:pPr>
              <w:spacing w:before="100" w:after="100" w:line="240" w:lineRule="auto"/>
              <w:ind w:left="100" w:right="100"/>
              <w:jc w:val="right"/>
            </w:pPr>
            <w:r>
              <w:rPr>
                <w:rFonts w:ascii="Arial" w:eastAsia="Arial" w:hAnsi="Arial" w:cs="Arial"/>
                <w:color w:val="000000"/>
                <w:sz w:val="16"/>
                <w:szCs w:val="16"/>
              </w:rPr>
              <w:t>175</w:t>
            </w:r>
          </w:p>
        </w:tc>
        <w:tc>
          <w:tcPr>
            <w:tcW w:w="551" w:type="dxa"/>
            <w:tcBorders>
              <w:bottom w:val="single" w:sz="4" w:space="0" w:color="666666"/>
            </w:tcBorders>
            <w:shd w:val="clear" w:color="auto" w:fill="FFFFFF"/>
            <w:tcMar>
              <w:top w:w="0" w:type="dxa"/>
              <w:left w:w="0" w:type="dxa"/>
              <w:bottom w:w="0" w:type="dxa"/>
              <w:right w:w="0" w:type="dxa"/>
            </w:tcMar>
            <w:vAlign w:val="center"/>
          </w:tcPr>
          <w:p w14:paraId="3A92D0D9" w14:textId="77777777" w:rsidR="00AE24DA" w:rsidRDefault="00451431">
            <w:pPr>
              <w:spacing w:before="100" w:after="100" w:line="240" w:lineRule="auto"/>
              <w:ind w:left="100" w:right="100"/>
              <w:jc w:val="right"/>
            </w:pPr>
            <w:r>
              <w:rPr>
                <w:rFonts w:ascii="Arial" w:eastAsia="Arial" w:hAnsi="Arial" w:cs="Arial"/>
                <w:color w:val="000000"/>
                <w:sz w:val="16"/>
                <w:szCs w:val="16"/>
              </w:rPr>
              <w:t>850</w:t>
            </w:r>
          </w:p>
        </w:tc>
      </w:tr>
      <w:tr w:rsidR="00AE24DA" w14:paraId="5BE15D58" w14:textId="77777777">
        <w:trPr>
          <w:cantSplit/>
          <w:jc w:val="center"/>
        </w:trPr>
        <w:tc>
          <w:tcPr>
            <w:tcW w:w="125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5B901AF" w14:textId="77777777" w:rsidR="00AE24DA" w:rsidRDefault="00451431">
            <w:pPr>
              <w:spacing w:before="100" w:after="100" w:line="240" w:lineRule="auto"/>
              <w:ind w:left="100" w:right="100"/>
              <w:jc w:val="left"/>
            </w:pPr>
            <w:r>
              <w:rPr>
                <w:rFonts w:ascii="Arial" w:eastAsia="Arial" w:hAnsi="Arial" w:cs="Arial"/>
                <w:color w:val="000000"/>
                <w:sz w:val="16"/>
                <w:szCs w:val="16"/>
              </w:rPr>
              <w:t>Boehm 2016</w:t>
            </w:r>
          </w:p>
        </w:tc>
        <w:tc>
          <w:tcPr>
            <w:tcW w:w="103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582786E" w14:textId="77777777" w:rsidR="00AE24DA" w:rsidRDefault="00451431">
            <w:pPr>
              <w:spacing w:before="100" w:after="100" w:line="240" w:lineRule="auto"/>
              <w:ind w:left="100" w:right="100"/>
              <w:jc w:val="left"/>
            </w:pPr>
            <w:r>
              <w:rPr>
                <w:rFonts w:ascii="Arial" w:eastAsia="Arial" w:hAnsi="Arial" w:cs="Arial"/>
                <w:color w:val="000000"/>
                <w:sz w:val="16"/>
                <w:szCs w:val="16"/>
              </w:rPr>
              <w:t>any sample type</w:t>
            </w:r>
          </w:p>
        </w:tc>
        <w:tc>
          <w:tcPr>
            <w:tcW w:w="70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952F657" w14:textId="77777777" w:rsidR="00AE24DA" w:rsidRDefault="00451431">
            <w:pPr>
              <w:spacing w:before="100" w:after="100" w:line="240" w:lineRule="auto"/>
              <w:ind w:left="100" w:right="100"/>
              <w:jc w:val="left"/>
            </w:pPr>
            <w:r>
              <w:rPr>
                <w:rFonts w:ascii="Arial" w:eastAsia="Arial" w:hAnsi="Arial" w:cs="Arial"/>
                <w:color w:val="000000"/>
                <w:sz w:val="16"/>
                <w:szCs w:val="16"/>
              </w:rPr>
              <w:t>Any MST</w:t>
            </w:r>
          </w:p>
        </w:tc>
        <w:tc>
          <w:tcPr>
            <w:tcW w:w="79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EC15466" w14:textId="77777777" w:rsidR="00AE24DA" w:rsidRDefault="00451431">
            <w:pPr>
              <w:spacing w:before="100" w:after="100" w:line="240" w:lineRule="auto"/>
              <w:ind w:left="100" w:right="100"/>
              <w:jc w:val="right"/>
            </w:pPr>
            <w:r>
              <w:rPr>
                <w:rFonts w:ascii="Arial" w:eastAsia="Arial" w:hAnsi="Arial" w:cs="Arial"/>
                <w:color w:val="000000"/>
                <w:sz w:val="16"/>
                <w:szCs w:val="16"/>
              </w:rPr>
              <w:t>497</w:t>
            </w:r>
          </w:p>
        </w:tc>
        <w:tc>
          <w:tcPr>
            <w:tcW w:w="104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9CFC35E" w14:textId="77777777" w:rsidR="00AE24DA" w:rsidRDefault="00451431">
            <w:pPr>
              <w:spacing w:before="100" w:after="100" w:line="240" w:lineRule="auto"/>
              <w:ind w:left="100" w:right="100"/>
              <w:jc w:val="right"/>
            </w:pPr>
            <w:r>
              <w:rPr>
                <w:rFonts w:ascii="Arial" w:eastAsia="Arial" w:hAnsi="Arial" w:cs="Arial"/>
                <w:color w:val="000000"/>
                <w:sz w:val="16"/>
                <w:szCs w:val="16"/>
              </w:rPr>
              <w:t>490</w:t>
            </w:r>
          </w:p>
        </w:tc>
        <w:tc>
          <w:tcPr>
            <w:tcW w:w="926"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286BFB7" w14:textId="77777777" w:rsidR="00AE24DA" w:rsidRDefault="00451431">
            <w:pPr>
              <w:spacing w:before="100" w:after="100" w:line="240" w:lineRule="auto"/>
              <w:ind w:left="100" w:right="100"/>
              <w:jc w:val="right"/>
            </w:pPr>
            <w:r>
              <w:rPr>
                <w:rFonts w:ascii="Arial" w:eastAsia="Arial" w:hAnsi="Arial" w:cs="Arial"/>
                <w:color w:val="000000"/>
                <w:sz w:val="16"/>
                <w:szCs w:val="16"/>
              </w:rPr>
              <w:t>412</w:t>
            </w: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675D621" w14:textId="77777777" w:rsidR="00AE24DA" w:rsidRDefault="00451431">
            <w:pPr>
              <w:spacing w:before="100" w:after="100" w:line="240" w:lineRule="auto"/>
              <w:ind w:left="100" w:right="100"/>
              <w:jc w:val="right"/>
            </w:pPr>
            <w:r>
              <w:rPr>
                <w:rFonts w:ascii="Arial" w:eastAsia="Arial" w:hAnsi="Arial" w:cs="Arial"/>
                <w:color w:val="000000"/>
                <w:sz w:val="16"/>
                <w:szCs w:val="16"/>
              </w:rPr>
              <w:t>99</w:t>
            </w:r>
          </w:p>
        </w:tc>
        <w:tc>
          <w:tcPr>
            <w:tcW w:w="1482"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1A47332" w14:textId="77777777" w:rsidR="00AE24DA" w:rsidRDefault="00451431">
            <w:pPr>
              <w:spacing w:before="100" w:after="100" w:line="240" w:lineRule="auto"/>
              <w:ind w:left="100" w:right="100"/>
              <w:jc w:val="right"/>
            </w:pPr>
            <w:r>
              <w:rPr>
                <w:rFonts w:ascii="Arial" w:eastAsia="Arial" w:hAnsi="Arial" w:cs="Arial"/>
                <w:color w:val="000000"/>
                <w:sz w:val="16"/>
                <w:szCs w:val="16"/>
              </w:rPr>
              <w:t>97</w:t>
            </w:r>
          </w:p>
        </w:tc>
        <w:tc>
          <w:tcPr>
            <w:tcW w:w="551"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CE442BE" w14:textId="77777777" w:rsidR="00AE24DA" w:rsidRDefault="00451431">
            <w:pPr>
              <w:spacing w:before="100" w:after="100" w:line="240" w:lineRule="auto"/>
              <w:ind w:left="100" w:right="100"/>
              <w:jc w:val="right"/>
            </w:pPr>
            <w:r>
              <w:rPr>
                <w:rFonts w:ascii="Arial" w:eastAsia="Arial" w:hAnsi="Arial" w:cs="Arial"/>
                <w:color w:val="000000"/>
                <w:sz w:val="16"/>
                <w:szCs w:val="16"/>
              </w:rPr>
              <w:t>411</w:t>
            </w:r>
          </w:p>
        </w:tc>
      </w:tr>
      <w:tr w:rsidR="00AE24DA" w14:paraId="70553C27" w14:textId="77777777">
        <w:trPr>
          <w:cantSplit/>
          <w:jc w:val="center"/>
        </w:trPr>
        <w:tc>
          <w:tcPr>
            <w:tcW w:w="125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FC6EF94" w14:textId="77777777" w:rsidR="00AE24DA" w:rsidRDefault="00451431">
            <w:pPr>
              <w:spacing w:before="100" w:after="100" w:line="240" w:lineRule="auto"/>
              <w:ind w:left="100" w:right="100"/>
              <w:jc w:val="left"/>
            </w:pPr>
            <w:r>
              <w:rPr>
                <w:rFonts w:ascii="Arial" w:eastAsia="Arial" w:hAnsi="Arial" w:cs="Arial"/>
                <w:color w:val="000000"/>
                <w:sz w:val="16"/>
                <w:szCs w:val="16"/>
              </w:rPr>
              <w:t>Holcomb 2020</w:t>
            </w:r>
          </w:p>
        </w:tc>
        <w:tc>
          <w:tcPr>
            <w:tcW w:w="103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DE1EF36" w14:textId="77777777" w:rsidR="00AE24DA" w:rsidRDefault="00451431">
            <w:pPr>
              <w:spacing w:before="100" w:after="100" w:line="240" w:lineRule="auto"/>
              <w:ind w:left="100" w:right="100"/>
              <w:jc w:val="left"/>
            </w:pPr>
            <w:r>
              <w:rPr>
                <w:rFonts w:ascii="Arial" w:eastAsia="Arial" w:hAnsi="Arial" w:cs="Arial"/>
                <w:color w:val="000000"/>
                <w:sz w:val="16"/>
                <w:szCs w:val="16"/>
              </w:rPr>
              <w:t>any sample type</w:t>
            </w:r>
          </w:p>
        </w:tc>
        <w:tc>
          <w:tcPr>
            <w:tcW w:w="70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FA2BA91" w14:textId="77777777" w:rsidR="00AE24DA" w:rsidRDefault="00451431">
            <w:pPr>
              <w:spacing w:before="100" w:after="100" w:line="240" w:lineRule="auto"/>
              <w:ind w:left="100" w:right="100"/>
              <w:jc w:val="left"/>
            </w:pPr>
            <w:r>
              <w:rPr>
                <w:rFonts w:ascii="Arial" w:eastAsia="Arial" w:hAnsi="Arial" w:cs="Arial"/>
                <w:color w:val="000000"/>
                <w:sz w:val="16"/>
                <w:szCs w:val="16"/>
              </w:rPr>
              <w:t>Any MST</w:t>
            </w:r>
          </w:p>
        </w:tc>
        <w:tc>
          <w:tcPr>
            <w:tcW w:w="79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0DC1F3F" w14:textId="77777777" w:rsidR="00AE24DA" w:rsidRDefault="00451431">
            <w:pPr>
              <w:spacing w:before="100" w:after="100" w:line="240" w:lineRule="auto"/>
              <w:ind w:left="100" w:right="100"/>
              <w:jc w:val="right"/>
            </w:pPr>
            <w:r>
              <w:rPr>
                <w:rFonts w:ascii="Arial" w:eastAsia="Arial" w:hAnsi="Arial" w:cs="Arial"/>
                <w:color w:val="000000"/>
                <w:sz w:val="16"/>
                <w:szCs w:val="16"/>
              </w:rPr>
              <w:t>935</w:t>
            </w:r>
          </w:p>
        </w:tc>
        <w:tc>
          <w:tcPr>
            <w:tcW w:w="104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7A7942B" w14:textId="77777777" w:rsidR="00AE24DA" w:rsidRDefault="00451431">
            <w:pPr>
              <w:spacing w:before="100" w:after="100" w:line="240" w:lineRule="auto"/>
              <w:ind w:left="100" w:right="100"/>
              <w:jc w:val="right"/>
            </w:pPr>
            <w:r>
              <w:rPr>
                <w:rFonts w:ascii="Arial" w:eastAsia="Arial" w:hAnsi="Arial" w:cs="Arial"/>
                <w:color w:val="000000"/>
                <w:sz w:val="16"/>
                <w:szCs w:val="16"/>
              </w:rPr>
              <w:t>692</w:t>
            </w:r>
          </w:p>
        </w:tc>
        <w:tc>
          <w:tcPr>
            <w:tcW w:w="926"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2EC1F1F" w14:textId="77777777" w:rsidR="00AE24DA" w:rsidRDefault="00451431">
            <w:pPr>
              <w:spacing w:before="100" w:after="100" w:line="240" w:lineRule="auto"/>
              <w:ind w:left="100" w:right="100"/>
              <w:jc w:val="right"/>
            </w:pPr>
            <w:r>
              <w:rPr>
                <w:rFonts w:ascii="Arial" w:eastAsia="Arial" w:hAnsi="Arial" w:cs="Arial"/>
                <w:color w:val="000000"/>
                <w:sz w:val="16"/>
                <w:szCs w:val="16"/>
              </w:rPr>
              <w:t>292</w:t>
            </w: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772B883" w14:textId="77777777" w:rsidR="00AE24DA" w:rsidRDefault="00451431">
            <w:pPr>
              <w:spacing w:before="100" w:after="100" w:line="240" w:lineRule="auto"/>
              <w:ind w:left="100" w:right="100"/>
              <w:jc w:val="right"/>
            </w:pPr>
            <w:r>
              <w:rPr>
                <w:rFonts w:ascii="Arial" w:eastAsia="Arial" w:hAnsi="Arial" w:cs="Arial"/>
                <w:color w:val="000000"/>
                <w:sz w:val="16"/>
                <w:szCs w:val="16"/>
              </w:rPr>
              <w:t>27</w:t>
            </w:r>
          </w:p>
        </w:tc>
        <w:tc>
          <w:tcPr>
            <w:tcW w:w="1482"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71D41AC" w14:textId="77777777" w:rsidR="00AE24DA" w:rsidRDefault="00451431">
            <w:pPr>
              <w:spacing w:before="100" w:after="100" w:line="240" w:lineRule="auto"/>
              <w:ind w:left="100" w:right="100"/>
              <w:jc w:val="right"/>
            </w:pPr>
            <w:r>
              <w:rPr>
                <w:rFonts w:ascii="Arial" w:eastAsia="Arial" w:hAnsi="Arial" w:cs="Arial"/>
                <w:color w:val="000000"/>
                <w:sz w:val="16"/>
                <w:szCs w:val="16"/>
              </w:rPr>
              <w:t>17</w:t>
            </w:r>
          </w:p>
        </w:tc>
        <w:tc>
          <w:tcPr>
            <w:tcW w:w="551"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86D3348" w14:textId="77777777" w:rsidR="00AE24DA" w:rsidRDefault="00451431">
            <w:pPr>
              <w:spacing w:before="100" w:after="100" w:line="240" w:lineRule="auto"/>
              <w:ind w:left="100" w:right="100"/>
              <w:jc w:val="right"/>
            </w:pPr>
            <w:r>
              <w:rPr>
                <w:rFonts w:ascii="Arial" w:eastAsia="Arial" w:hAnsi="Arial" w:cs="Arial"/>
                <w:color w:val="000000"/>
                <w:sz w:val="16"/>
                <w:szCs w:val="16"/>
              </w:rPr>
              <w:t>412</w:t>
            </w:r>
          </w:p>
        </w:tc>
      </w:tr>
      <w:tr w:rsidR="00AE24DA" w14:paraId="4487F6ED" w14:textId="77777777">
        <w:trPr>
          <w:cantSplit/>
          <w:jc w:val="center"/>
        </w:trPr>
        <w:tc>
          <w:tcPr>
            <w:tcW w:w="125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0F18CB2" w14:textId="77777777" w:rsidR="00AE24DA" w:rsidRDefault="00451431">
            <w:pPr>
              <w:spacing w:before="100" w:after="100" w:line="240" w:lineRule="auto"/>
              <w:ind w:left="100" w:right="100"/>
              <w:jc w:val="left"/>
            </w:pPr>
            <w:r>
              <w:rPr>
                <w:rFonts w:ascii="Arial" w:eastAsia="Arial" w:hAnsi="Arial" w:cs="Arial"/>
                <w:color w:val="000000"/>
                <w:sz w:val="16"/>
                <w:szCs w:val="16"/>
              </w:rPr>
              <w:t>Capone 2021 in prep</w:t>
            </w:r>
          </w:p>
        </w:tc>
        <w:tc>
          <w:tcPr>
            <w:tcW w:w="103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DAF4B21" w14:textId="77777777" w:rsidR="00AE24DA" w:rsidRDefault="00451431">
            <w:pPr>
              <w:spacing w:before="100" w:after="100" w:line="240" w:lineRule="auto"/>
              <w:ind w:left="100" w:right="100"/>
              <w:jc w:val="left"/>
            </w:pPr>
            <w:r>
              <w:rPr>
                <w:rFonts w:ascii="Arial" w:eastAsia="Arial" w:hAnsi="Arial" w:cs="Arial"/>
                <w:color w:val="000000"/>
                <w:sz w:val="16"/>
                <w:szCs w:val="16"/>
              </w:rPr>
              <w:t>any sample type</w:t>
            </w:r>
          </w:p>
        </w:tc>
        <w:tc>
          <w:tcPr>
            <w:tcW w:w="70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8E1E8E2" w14:textId="77777777" w:rsidR="00AE24DA" w:rsidRDefault="00451431">
            <w:pPr>
              <w:spacing w:before="100" w:after="100" w:line="240" w:lineRule="auto"/>
              <w:ind w:left="100" w:right="100"/>
              <w:jc w:val="left"/>
            </w:pPr>
            <w:r>
              <w:rPr>
                <w:rFonts w:ascii="Arial" w:eastAsia="Arial" w:hAnsi="Arial" w:cs="Arial"/>
                <w:color w:val="000000"/>
                <w:sz w:val="16"/>
                <w:szCs w:val="16"/>
              </w:rPr>
              <w:t>Any MST</w:t>
            </w:r>
          </w:p>
        </w:tc>
        <w:tc>
          <w:tcPr>
            <w:tcW w:w="79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DB01346" w14:textId="77777777" w:rsidR="00AE24DA" w:rsidRDefault="00451431">
            <w:pPr>
              <w:spacing w:before="100" w:after="100" w:line="240" w:lineRule="auto"/>
              <w:ind w:left="100" w:right="100"/>
              <w:jc w:val="right"/>
            </w:pPr>
            <w:r>
              <w:rPr>
                <w:rFonts w:ascii="Arial" w:eastAsia="Arial" w:hAnsi="Arial" w:cs="Arial"/>
                <w:color w:val="000000"/>
                <w:sz w:val="16"/>
                <w:szCs w:val="16"/>
              </w:rPr>
              <w:t>487</w:t>
            </w:r>
          </w:p>
        </w:tc>
        <w:tc>
          <w:tcPr>
            <w:tcW w:w="104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6E030DC" w14:textId="77777777" w:rsidR="00AE24DA" w:rsidRDefault="00451431">
            <w:pPr>
              <w:spacing w:before="100" w:after="100" w:line="240" w:lineRule="auto"/>
              <w:ind w:left="100" w:right="100"/>
              <w:jc w:val="right"/>
            </w:pPr>
            <w:r>
              <w:rPr>
                <w:rFonts w:ascii="Arial" w:eastAsia="Arial" w:hAnsi="Arial" w:cs="Arial"/>
                <w:color w:val="000000"/>
                <w:sz w:val="16"/>
                <w:szCs w:val="16"/>
              </w:rPr>
              <w:t>266</w:t>
            </w:r>
          </w:p>
        </w:tc>
        <w:tc>
          <w:tcPr>
            <w:tcW w:w="926"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1BF25E4" w14:textId="77777777" w:rsidR="00AE24DA" w:rsidRDefault="00451431">
            <w:pPr>
              <w:spacing w:before="100" w:after="100" w:line="240" w:lineRule="auto"/>
              <w:ind w:left="100" w:right="100"/>
              <w:jc w:val="right"/>
            </w:pPr>
            <w:r>
              <w:rPr>
                <w:rFonts w:ascii="Arial" w:eastAsia="Arial" w:hAnsi="Arial" w:cs="Arial"/>
                <w:color w:val="000000"/>
                <w:sz w:val="16"/>
                <w:szCs w:val="16"/>
              </w:rPr>
              <w:t>195</w:t>
            </w: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D1D57A0" w14:textId="77777777" w:rsidR="00AE24DA" w:rsidRDefault="00451431">
            <w:pPr>
              <w:spacing w:before="100" w:after="100" w:line="240" w:lineRule="auto"/>
              <w:ind w:left="100" w:right="100"/>
              <w:jc w:val="right"/>
            </w:pPr>
            <w:r>
              <w:rPr>
                <w:rFonts w:ascii="Arial" w:eastAsia="Arial" w:hAnsi="Arial" w:cs="Arial"/>
                <w:color w:val="000000"/>
                <w:sz w:val="16"/>
                <w:szCs w:val="16"/>
              </w:rPr>
              <w:t>19</w:t>
            </w:r>
          </w:p>
        </w:tc>
        <w:tc>
          <w:tcPr>
            <w:tcW w:w="1482"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9B746A9" w14:textId="77777777" w:rsidR="00AE24DA" w:rsidRDefault="00451431">
            <w:pPr>
              <w:spacing w:before="100" w:after="100" w:line="240" w:lineRule="auto"/>
              <w:ind w:left="100" w:right="100"/>
              <w:jc w:val="right"/>
            </w:pPr>
            <w:r>
              <w:rPr>
                <w:rFonts w:ascii="Arial" w:eastAsia="Arial" w:hAnsi="Arial" w:cs="Arial"/>
                <w:color w:val="000000"/>
                <w:sz w:val="16"/>
                <w:szCs w:val="16"/>
              </w:rPr>
              <w:t>11</w:t>
            </w:r>
          </w:p>
        </w:tc>
        <w:tc>
          <w:tcPr>
            <w:tcW w:w="551"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71E67FB" w14:textId="77777777" w:rsidR="00AE24DA" w:rsidRDefault="00451431">
            <w:pPr>
              <w:spacing w:before="100" w:after="100" w:line="240" w:lineRule="auto"/>
              <w:ind w:left="100" w:right="100"/>
              <w:jc w:val="right"/>
            </w:pPr>
            <w:r>
              <w:rPr>
                <w:rFonts w:ascii="Arial" w:eastAsia="Arial" w:hAnsi="Arial" w:cs="Arial"/>
                <w:color w:val="000000"/>
                <w:sz w:val="16"/>
                <w:szCs w:val="16"/>
              </w:rPr>
              <w:t>213</w:t>
            </w:r>
          </w:p>
        </w:tc>
      </w:tr>
      <w:tr w:rsidR="00AE24DA" w14:paraId="2091699F" w14:textId="77777777">
        <w:trPr>
          <w:cantSplit/>
          <w:jc w:val="center"/>
        </w:trPr>
        <w:tc>
          <w:tcPr>
            <w:tcW w:w="1254"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2F18CDC5" w14:textId="77777777" w:rsidR="00AE24DA" w:rsidRDefault="00451431">
            <w:pPr>
              <w:spacing w:before="100" w:after="100" w:line="240" w:lineRule="auto"/>
              <w:ind w:left="100" w:right="100"/>
              <w:jc w:val="left"/>
            </w:pPr>
            <w:r>
              <w:rPr>
                <w:rFonts w:ascii="Arial" w:eastAsia="Arial" w:hAnsi="Arial" w:cs="Arial"/>
                <w:color w:val="000000"/>
                <w:sz w:val="16"/>
                <w:szCs w:val="16"/>
              </w:rPr>
              <w:t>Odagiri 2016</w:t>
            </w:r>
          </w:p>
        </w:tc>
        <w:tc>
          <w:tcPr>
            <w:tcW w:w="1038"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659AD914" w14:textId="77777777" w:rsidR="00AE24DA" w:rsidRDefault="00451431">
            <w:pPr>
              <w:spacing w:before="100" w:after="100" w:line="240" w:lineRule="auto"/>
              <w:ind w:left="100" w:right="100"/>
              <w:jc w:val="left"/>
            </w:pPr>
            <w:r>
              <w:rPr>
                <w:rFonts w:ascii="Arial" w:eastAsia="Arial" w:hAnsi="Arial" w:cs="Arial"/>
                <w:color w:val="000000"/>
                <w:sz w:val="16"/>
                <w:szCs w:val="16"/>
              </w:rPr>
              <w:t>any sample type</w:t>
            </w:r>
          </w:p>
        </w:tc>
        <w:tc>
          <w:tcPr>
            <w:tcW w:w="704"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0086BE4B" w14:textId="77777777" w:rsidR="00AE24DA" w:rsidRDefault="00451431">
            <w:pPr>
              <w:spacing w:before="100" w:after="100" w:line="240" w:lineRule="auto"/>
              <w:ind w:left="100" w:right="100"/>
              <w:jc w:val="left"/>
            </w:pPr>
            <w:r>
              <w:rPr>
                <w:rFonts w:ascii="Arial" w:eastAsia="Arial" w:hAnsi="Arial" w:cs="Arial"/>
                <w:color w:val="000000"/>
                <w:sz w:val="16"/>
                <w:szCs w:val="16"/>
              </w:rPr>
              <w:t>Any MST</w:t>
            </w:r>
          </w:p>
        </w:tc>
        <w:tc>
          <w:tcPr>
            <w:tcW w:w="797"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4C3EF78C" w14:textId="77777777" w:rsidR="00AE24DA" w:rsidRDefault="00451431">
            <w:pPr>
              <w:spacing w:before="100" w:after="100" w:line="240" w:lineRule="auto"/>
              <w:ind w:left="100" w:right="100"/>
              <w:jc w:val="right"/>
            </w:pPr>
            <w:r>
              <w:rPr>
                <w:rFonts w:ascii="Arial" w:eastAsia="Arial" w:hAnsi="Arial" w:cs="Arial"/>
                <w:color w:val="000000"/>
                <w:sz w:val="16"/>
                <w:szCs w:val="16"/>
              </w:rPr>
              <w:t>4,825</w:t>
            </w:r>
          </w:p>
        </w:tc>
        <w:tc>
          <w:tcPr>
            <w:tcW w:w="1043"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26AB8776" w14:textId="77777777" w:rsidR="00AE24DA" w:rsidRDefault="00451431">
            <w:pPr>
              <w:spacing w:before="100" w:after="100" w:line="240" w:lineRule="auto"/>
              <w:ind w:left="100" w:right="100"/>
              <w:jc w:val="right"/>
            </w:pPr>
            <w:r>
              <w:rPr>
                <w:rFonts w:ascii="Arial" w:eastAsia="Arial" w:hAnsi="Arial" w:cs="Arial"/>
                <w:color w:val="000000"/>
                <w:sz w:val="16"/>
                <w:szCs w:val="16"/>
              </w:rPr>
              <w:t>4,672</w:t>
            </w:r>
          </w:p>
        </w:tc>
        <w:tc>
          <w:tcPr>
            <w:tcW w:w="926"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1D787164" w14:textId="77777777" w:rsidR="00AE24DA" w:rsidRDefault="00451431">
            <w:pPr>
              <w:spacing w:before="100" w:after="100" w:line="240" w:lineRule="auto"/>
              <w:ind w:left="100" w:right="100"/>
              <w:jc w:val="right"/>
            </w:pPr>
            <w:r>
              <w:rPr>
                <w:rFonts w:ascii="Arial" w:eastAsia="Arial" w:hAnsi="Arial" w:cs="Arial"/>
                <w:color w:val="000000"/>
                <w:sz w:val="16"/>
                <w:szCs w:val="16"/>
              </w:rPr>
              <w:t>2,038</w:t>
            </w:r>
          </w:p>
        </w:tc>
        <w:tc>
          <w:tcPr>
            <w:tcW w:w="844"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30A2D3A9" w14:textId="77777777" w:rsidR="00AE24DA" w:rsidRDefault="00451431">
            <w:pPr>
              <w:spacing w:before="100" w:after="100" w:line="240" w:lineRule="auto"/>
              <w:ind w:left="100" w:right="100"/>
              <w:jc w:val="right"/>
            </w:pPr>
            <w:r>
              <w:rPr>
                <w:rFonts w:ascii="Arial" w:eastAsia="Arial" w:hAnsi="Arial" w:cs="Arial"/>
                <w:color w:val="000000"/>
                <w:sz w:val="16"/>
                <w:szCs w:val="16"/>
              </w:rPr>
              <w:t>188</w:t>
            </w:r>
          </w:p>
        </w:tc>
        <w:tc>
          <w:tcPr>
            <w:tcW w:w="1482"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719EB510" w14:textId="77777777" w:rsidR="00AE24DA" w:rsidRDefault="00451431">
            <w:pPr>
              <w:spacing w:before="100" w:after="100" w:line="240" w:lineRule="auto"/>
              <w:ind w:left="100" w:right="100"/>
              <w:jc w:val="right"/>
            </w:pPr>
            <w:r>
              <w:rPr>
                <w:rFonts w:ascii="Arial" w:eastAsia="Arial" w:hAnsi="Arial" w:cs="Arial"/>
                <w:color w:val="000000"/>
                <w:sz w:val="16"/>
                <w:szCs w:val="16"/>
              </w:rPr>
              <w:t>174</w:t>
            </w:r>
          </w:p>
        </w:tc>
        <w:tc>
          <w:tcPr>
            <w:tcW w:w="551"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70950944" w14:textId="77777777" w:rsidR="00AE24DA" w:rsidRDefault="00451431">
            <w:pPr>
              <w:spacing w:before="100" w:after="100" w:line="240" w:lineRule="auto"/>
              <w:ind w:left="100" w:right="100"/>
              <w:jc w:val="right"/>
            </w:pPr>
            <w:r>
              <w:rPr>
                <w:rFonts w:ascii="Arial" w:eastAsia="Arial" w:hAnsi="Arial" w:cs="Arial"/>
                <w:color w:val="000000"/>
                <w:sz w:val="16"/>
                <w:szCs w:val="16"/>
              </w:rPr>
              <w:t>0</w:t>
            </w:r>
          </w:p>
        </w:tc>
      </w:tr>
    </w:tbl>
    <w:p w14:paraId="058DAC3E" w14:textId="77777777" w:rsidR="00AE24DA" w:rsidRDefault="00451431">
      <w:pPr>
        <w:pStyle w:val="FirstParagraph"/>
      </w:pPr>
      <w:r>
        <w:rPr>
          <w:b/>
          <w:bCs/>
        </w:rPr>
        <w:t>Interpretation:</w:t>
      </w:r>
    </w:p>
    <w:p w14:paraId="271571D5" w14:textId="77777777" w:rsidR="00AE24DA" w:rsidRDefault="00451431">
      <w:pPr>
        <w:pStyle w:val="Heading1"/>
      </w:pPr>
      <w:bookmarkStart w:id="67" w:name="supplimentary-figures-1"/>
      <w:bookmarkEnd w:id="63"/>
      <w:bookmarkEnd w:id="64"/>
      <w:bookmarkEnd w:id="66"/>
      <w:r>
        <w:t>Supplimentary figures</w:t>
      </w:r>
    </w:p>
    <w:p w14:paraId="7CBCD1C4" w14:textId="77777777" w:rsidR="00AE24DA" w:rsidRDefault="00451431">
      <w:pPr>
        <w:pStyle w:val="Heading2"/>
      </w:pPr>
      <w:bookmarkStart w:id="68" w:name="references"/>
      <w:r>
        <w:t>References</w:t>
      </w:r>
    </w:p>
    <w:p w14:paraId="72C840CA" w14:textId="77777777" w:rsidR="00AE24DA" w:rsidRDefault="00451431">
      <w:pPr>
        <w:pStyle w:val="Bibliography"/>
      </w:pPr>
      <w:bookmarkStart w:id="69" w:name="ref-zouModifiedPoissonRegression2004"/>
      <w:bookmarkStart w:id="70" w:name="refs"/>
      <w:r>
        <w:t xml:space="preserve">1. </w:t>
      </w:r>
      <w:r>
        <w:tab/>
        <w:t xml:space="preserve">Zou, G. A modified poisson regression approach to prospective studies with binary data. </w:t>
      </w:r>
      <w:r>
        <w:rPr>
          <w:i/>
          <w:iCs/>
        </w:rPr>
        <w:t>American Journal of Epidemiology</w:t>
      </w:r>
      <w:r>
        <w:t xml:space="preserve"> </w:t>
      </w:r>
      <w:r>
        <w:rPr>
          <w:b/>
          <w:bCs/>
        </w:rPr>
        <w:t>159</w:t>
      </w:r>
      <w:r>
        <w:t>, 702–706 (2004).</w:t>
      </w:r>
    </w:p>
    <w:p w14:paraId="076A7781" w14:textId="77777777" w:rsidR="00AE24DA" w:rsidRDefault="00451431">
      <w:pPr>
        <w:pStyle w:val="Bibliography"/>
      </w:pPr>
      <w:bookmarkStart w:id="71" w:name="ref-freedmanSoCalledHuberSandwich2006"/>
      <w:bookmarkEnd w:id="69"/>
      <w:r>
        <w:t xml:space="preserve">2. </w:t>
      </w:r>
      <w:r>
        <w:tab/>
        <w:t xml:space="preserve">Freedman, D. A. On The So-Called ‘Huber Sandwich Estimator’ and ‘Robust Standard Errors’. </w:t>
      </w:r>
      <w:r>
        <w:rPr>
          <w:i/>
          <w:iCs/>
        </w:rPr>
        <w:t>The American Statistician</w:t>
      </w:r>
      <w:r>
        <w:t xml:space="preserve"> </w:t>
      </w:r>
      <w:r>
        <w:rPr>
          <w:b/>
          <w:bCs/>
        </w:rPr>
        <w:t>60</w:t>
      </w:r>
      <w:r>
        <w:t>, 299–302 (2006).</w:t>
      </w:r>
    </w:p>
    <w:p w14:paraId="1A77358E" w14:textId="77777777" w:rsidR="00AE24DA" w:rsidRDefault="00451431">
      <w:pPr>
        <w:pStyle w:val="Bibliography"/>
      </w:pPr>
      <w:bookmarkStart w:id="72" w:name="X0d8fe7285a459ef2a123c0bbff98fb4aa7c6fc5"/>
      <w:bookmarkEnd w:id="71"/>
      <w:r>
        <w:t xml:space="preserve">3. </w:t>
      </w:r>
      <w:r>
        <w:tab/>
        <w:t xml:space="preserve">Cochran, W. G. The Combination of Estimates from Different Experiments. </w:t>
      </w:r>
      <w:r>
        <w:rPr>
          <w:i/>
          <w:iCs/>
        </w:rPr>
        <w:t>Biometrics</w:t>
      </w:r>
      <w:r>
        <w:t xml:space="preserve"> </w:t>
      </w:r>
      <w:r>
        <w:rPr>
          <w:b/>
          <w:bCs/>
        </w:rPr>
        <w:t>10</w:t>
      </w:r>
      <w:r>
        <w:t>, 101–129 (1954).</w:t>
      </w:r>
      <w:bookmarkEnd w:id="67"/>
      <w:bookmarkEnd w:id="68"/>
      <w:bookmarkEnd w:id="70"/>
      <w:bookmarkEnd w:id="72"/>
    </w:p>
    <w:sectPr w:rsidR="00AE24DA" w:rsidSect="00451431">
      <w:pgSz w:w="15840" w:h="12240" w:orient="landscape"/>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3" w:author="Andrew Mertens" w:date="2021-12-08T06:55:00Z" w:initials="AM">
    <w:p w14:paraId="39A0C289" w14:textId="22A96CA2" w:rsidR="008A7BC2" w:rsidRDefault="008A7BC2">
      <w:pPr>
        <w:pStyle w:val="CommentText"/>
      </w:pPr>
      <w:r>
        <w:rPr>
          <w:rStyle w:val="CommentReference"/>
        </w:rPr>
        <w:annotationRef/>
      </w:r>
      <w:r>
        <w:t>Make taller and cut off x-axis range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A0C2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AD55B" w16cex:dateUtc="2021-12-08T14: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A0C289" w16cid:durableId="255AD5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AD3D3" w14:textId="77777777" w:rsidR="005D25F6" w:rsidRDefault="005D25F6">
      <w:pPr>
        <w:spacing w:after="0" w:line="240" w:lineRule="auto"/>
      </w:pPr>
      <w:r>
        <w:separator/>
      </w:r>
    </w:p>
  </w:endnote>
  <w:endnote w:type="continuationSeparator" w:id="0">
    <w:p w14:paraId="0757D109" w14:textId="77777777" w:rsidR="005D25F6" w:rsidRDefault="005D2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6BAFD" w14:textId="77777777" w:rsidR="005D25F6" w:rsidRDefault="005D25F6">
      <w:r>
        <w:separator/>
      </w:r>
    </w:p>
  </w:footnote>
  <w:footnote w:type="continuationSeparator" w:id="0">
    <w:p w14:paraId="7496FF5A" w14:textId="77777777" w:rsidR="005D25F6" w:rsidRDefault="005D25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8707BD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FFFFFF7C"/>
    <w:multiLevelType w:val="singleLevel"/>
    <w:tmpl w:val="2F6C972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A0C4EE9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7A8F358"/>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42A4130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AE8667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28990E"/>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E612C07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2BE452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660A0A1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AF2D1E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C51EC66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04A8FAA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0FF02962"/>
    <w:multiLevelType w:val="hybridMultilevel"/>
    <w:tmpl w:val="C1846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174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2C1AE401"/>
    <w:multiLevelType w:val="multilevel"/>
    <w:tmpl w:val="C9FA2BF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B126CAE"/>
    <w:multiLevelType w:val="hybridMultilevel"/>
    <w:tmpl w:val="53987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0"/>
  </w:num>
  <w:num w:numId="13">
    <w:abstractNumId w:val="10"/>
  </w:num>
  <w:num w:numId="14">
    <w:abstractNumId w:val="8"/>
  </w:num>
  <w:num w:numId="15">
    <w:abstractNumId w:val="7"/>
  </w:num>
  <w:num w:numId="16">
    <w:abstractNumId w:val="6"/>
  </w:num>
  <w:num w:numId="17">
    <w:abstractNumId w:val="5"/>
  </w:num>
  <w:num w:numId="18">
    <w:abstractNumId w:val="9"/>
  </w:num>
  <w:num w:numId="19">
    <w:abstractNumId w:val="4"/>
  </w:num>
  <w:num w:numId="20">
    <w:abstractNumId w:val="3"/>
  </w:num>
  <w:num w:numId="21">
    <w:abstractNumId w:val="2"/>
  </w:num>
  <w:num w:numId="22">
    <w:abstractNumId w:val="1"/>
  </w:num>
  <w:num w:numId="23">
    <w:abstractNumId w:val="16"/>
  </w:num>
  <w:num w:numId="24">
    <w:abstractNumId w:val="13"/>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num>
  <w:num w:numId="27">
    <w:abstractNumId w:val="12"/>
  </w:num>
  <w:num w:numId="28">
    <w:abstractNumId w:val="12"/>
  </w:num>
  <w:num w:numId="29">
    <w:abstractNumId w:val="12"/>
  </w:num>
  <w:num w:numId="30">
    <w:abstractNumId w:val="12"/>
  </w:num>
  <w:num w:numId="31">
    <w:abstractNumId w:val="12"/>
  </w:num>
  <w:num w:numId="32">
    <w:abstractNumId w:val="12"/>
  </w:num>
  <w:num w:numId="3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Mertens">
    <w15:presenceInfo w15:providerId="None" w15:userId="Andrew Merten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E24DA"/>
    <w:rsid w:val="0007205C"/>
    <w:rsid w:val="001D1B2C"/>
    <w:rsid w:val="00231029"/>
    <w:rsid w:val="00451431"/>
    <w:rsid w:val="004D477B"/>
    <w:rsid w:val="005D25F6"/>
    <w:rsid w:val="00766C2D"/>
    <w:rsid w:val="008A7BC2"/>
    <w:rsid w:val="00A5794E"/>
    <w:rsid w:val="00AE24D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51251"/>
  <w15:docId w15:val="{69B6BEF4-5A07-4A04-B2C7-820CAB7D7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B0B8A"/>
  </w:style>
  <w:style w:type="paragraph" w:styleId="Heading1">
    <w:name w:val="heading 1"/>
    <w:basedOn w:val="Normal"/>
    <w:next w:val="Normal"/>
    <w:link w:val="Heading1Char"/>
    <w:uiPriority w:val="9"/>
    <w:qFormat/>
    <w:rsid w:val="00EB0B8A"/>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EB0B8A"/>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EB0B8A"/>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EB0B8A"/>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unhideWhenUsed/>
    <w:qFormat/>
    <w:rsid w:val="00EB0B8A"/>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EB0B8A"/>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unhideWhenUsed/>
    <w:qFormat/>
    <w:rsid w:val="00EB0B8A"/>
    <w:pPr>
      <w:keepNext/>
      <w:keepLines/>
      <w:spacing w:before="120" w:after="0"/>
      <w:outlineLvl w:val="6"/>
    </w:pPr>
    <w:rPr>
      <w:i/>
      <w:iCs/>
    </w:rPr>
  </w:style>
  <w:style w:type="paragraph" w:styleId="Heading8">
    <w:name w:val="heading 8"/>
    <w:basedOn w:val="Normal"/>
    <w:next w:val="Normal"/>
    <w:link w:val="Heading8Char"/>
    <w:uiPriority w:val="9"/>
    <w:unhideWhenUsed/>
    <w:qFormat/>
    <w:rsid w:val="00EB0B8A"/>
    <w:pPr>
      <w:keepNext/>
      <w:keepLines/>
      <w:spacing w:before="120" w:after="0"/>
      <w:outlineLvl w:val="7"/>
    </w:pPr>
    <w:rPr>
      <w:b/>
      <w:bCs/>
    </w:rPr>
  </w:style>
  <w:style w:type="paragraph" w:styleId="Heading9">
    <w:name w:val="heading 9"/>
    <w:basedOn w:val="Normal"/>
    <w:next w:val="Normal"/>
    <w:link w:val="Heading9Char"/>
    <w:uiPriority w:val="9"/>
    <w:unhideWhenUsed/>
    <w:qFormat/>
    <w:rsid w:val="00EB0B8A"/>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tyle>
  <w:style w:type="paragraph" w:customStyle="1" w:styleId="FirstParagraph">
    <w:name w:val="First Paragraph"/>
    <w:basedOn w:val="BodyText"/>
    <w:next w:val="BodyText"/>
  </w:style>
  <w:style w:type="paragraph" w:customStyle="1" w:styleId="Compact">
    <w:name w:val="Compact"/>
    <w:basedOn w:val="BodyText"/>
    <w:rsid w:val="0027406B"/>
    <w:pPr>
      <w:spacing w:before="36" w:after="36"/>
    </w:pPr>
    <w:rPr>
      <w:sz w:val="16"/>
    </w:rPr>
  </w:style>
  <w:style w:type="paragraph" w:styleId="Title">
    <w:name w:val="Title"/>
    <w:basedOn w:val="Normal"/>
    <w:next w:val="Normal"/>
    <w:link w:val="TitleChar"/>
    <w:uiPriority w:val="10"/>
    <w:qFormat/>
    <w:rsid w:val="00EB0B8A"/>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EB0B8A"/>
    <w:pPr>
      <w:numPr>
        <w:ilvl w:val="1"/>
      </w:numPr>
      <w:spacing w:after="240"/>
      <w:jc w:val="center"/>
    </w:pPr>
    <w:rPr>
      <w:rFonts w:asciiTheme="majorHAnsi" w:eastAsiaTheme="majorEastAsia" w:hAnsiTheme="majorHAnsi" w:cstheme="majorBidi"/>
      <w:sz w:val="24"/>
      <w:szCs w:val="24"/>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EB0B8A"/>
    <w:rPr>
      <w:b/>
      <w:bCs/>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sz w:val="18"/>
      <w:szCs w:val="18"/>
    </w:rPr>
  </w:style>
  <w:style w:type="character" w:customStyle="1" w:styleId="VerbatimChar">
    <w:name w:val="Verbatim Char"/>
    <w:basedOn w:val="CaptionChar"/>
    <w:link w:val="SourceCode"/>
    <w:rPr>
      <w:rFonts w:ascii="Consolas" w:hAnsi="Consolas"/>
      <w:b/>
      <w:bCs/>
      <w:i w:val="0"/>
      <w:iCs w:val="0"/>
      <w:color w:val="1F497D" w:themeColor="text2"/>
      <w:sz w:val="22"/>
      <w:szCs w:val="18"/>
    </w:rPr>
  </w:style>
  <w:style w:type="character" w:styleId="FootnoteReference">
    <w:name w:val="footnote reference"/>
    <w:basedOn w:val="CaptionChar"/>
    <w:rPr>
      <w:b/>
      <w:bCs/>
      <w:i w:val="0"/>
      <w:iCs w:val="0"/>
      <w:color w:val="1F497D" w:themeColor="text2"/>
      <w:sz w:val="18"/>
      <w:szCs w:val="18"/>
      <w:vertAlign w:val="superscript"/>
    </w:rPr>
  </w:style>
  <w:style w:type="character" w:styleId="Hyperlink">
    <w:name w:val="Hyperlink"/>
    <w:basedOn w:val="CaptionChar"/>
    <w:rPr>
      <w:b/>
      <w:bCs/>
      <w:i w:val="0"/>
      <w:iCs w:val="0"/>
      <w:color w:val="4F81BD" w:themeColor="accent1"/>
      <w:sz w:val="18"/>
      <w:szCs w:val="18"/>
    </w:rPr>
  </w:style>
  <w:style w:type="paragraph" w:styleId="TOCHeading">
    <w:name w:val="TOC Heading"/>
    <w:basedOn w:val="Heading1"/>
    <w:next w:val="Normal"/>
    <w:uiPriority w:val="39"/>
    <w:unhideWhenUsed/>
    <w:qFormat/>
    <w:rsid w:val="00EB0B8A"/>
    <w:pPr>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val="0"/>
      <w:bCs/>
      <w:i w:val="0"/>
      <w:iCs w:val="0"/>
      <w:color w:val="204A87"/>
      <w:sz w:val="22"/>
      <w:szCs w:val="18"/>
      <w:shd w:val="clear" w:color="auto" w:fill="F8F8F8"/>
    </w:rPr>
  </w:style>
  <w:style w:type="character" w:customStyle="1" w:styleId="DataTypeTok">
    <w:name w:val="DataTypeTok"/>
    <w:basedOn w:val="VerbatimChar"/>
    <w:rPr>
      <w:rFonts w:ascii="Consolas" w:hAnsi="Consolas"/>
      <w:b/>
      <w:bCs/>
      <w:i w:val="0"/>
      <w:iCs w:val="0"/>
      <w:color w:val="204A87"/>
      <w:sz w:val="22"/>
      <w:szCs w:val="18"/>
      <w:shd w:val="clear" w:color="auto" w:fill="F8F8F8"/>
    </w:rPr>
  </w:style>
  <w:style w:type="character" w:customStyle="1" w:styleId="DecValTok">
    <w:name w:val="DecValTok"/>
    <w:basedOn w:val="VerbatimChar"/>
    <w:rPr>
      <w:rFonts w:ascii="Consolas" w:hAnsi="Consolas"/>
      <w:b/>
      <w:bCs/>
      <w:i w:val="0"/>
      <w:iCs w:val="0"/>
      <w:color w:val="0000CF"/>
      <w:sz w:val="22"/>
      <w:szCs w:val="18"/>
      <w:shd w:val="clear" w:color="auto" w:fill="F8F8F8"/>
    </w:rPr>
  </w:style>
  <w:style w:type="character" w:customStyle="1" w:styleId="BaseNTok">
    <w:name w:val="BaseNTok"/>
    <w:basedOn w:val="VerbatimChar"/>
    <w:rPr>
      <w:rFonts w:ascii="Consolas" w:hAnsi="Consolas"/>
      <w:b/>
      <w:bCs/>
      <w:i w:val="0"/>
      <w:iCs w:val="0"/>
      <w:color w:val="0000CF"/>
      <w:sz w:val="22"/>
      <w:szCs w:val="18"/>
      <w:shd w:val="clear" w:color="auto" w:fill="F8F8F8"/>
    </w:rPr>
  </w:style>
  <w:style w:type="character" w:customStyle="1" w:styleId="FloatTok">
    <w:name w:val="FloatTok"/>
    <w:basedOn w:val="VerbatimChar"/>
    <w:rPr>
      <w:rFonts w:ascii="Consolas" w:hAnsi="Consolas"/>
      <w:b/>
      <w:bCs/>
      <w:i w:val="0"/>
      <w:iCs w:val="0"/>
      <w:color w:val="0000CF"/>
      <w:sz w:val="22"/>
      <w:szCs w:val="18"/>
      <w:shd w:val="clear" w:color="auto" w:fill="F8F8F8"/>
    </w:rPr>
  </w:style>
  <w:style w:type="character" w:customStyle="1" w:styleId="ConstantTok">
    <w:name w:val="ConstantTok"/>
    <w:basedOn w:val="VerbatimChar"/>
    <w:rPr>
      <w:rFonts w:ascii="Consolas" w:hAnsi="Consolas"/>
      <w:b/>
      <w:bCs/>
      <w:i w:val="0"/>
      <w:iCs w:val="0"/>
      <w:color w:val="000000"/>
      <w:sz w:val="22"/>
      <w:szCs w:val="18"/>
      <w:shd w:val="clear" w:color="auto" w:fill="F8F8F8"/>
    </w:rPr>
  </w:style>
  <w:style w:type="character" w:customStyle="1" w:styleId="CharTok">
    <w:name w:val="CharTok"/>
    <w:basedOn w:val="VerbatimChar"/>
    <w:rPr>
      <w:rFonts w:ascii="Consolas" w:hAnsi="Consolas"/>
      <w:b/>
      <w:bCs/>
      <w:i w:val="0"/>
      <w:iCs w:val="0"/>
      <w:color w:val="4E9A06"/>
      <w:sz w:val="22"/>
      <w:szCs w:val="18"/>
      <w:shd w:val="clear" w:color="auto" w:fill="F8F8F8"/>
    </w:rPr>
  </w:style>
  <w:style w:type="character" w:customStyle="1" w:styleId="SpecialCharTok">
    <w:name w:val="SpecialCharTok"/>
    <w:basedOn w:val="VerbatimChar"/>
    <w:rPr>
      <w:rFonts w:ascii="Consolas" w:hAnsi="Consolas"/>
      <w:b/>
      <w:bCs/>
      <w:i w:val="0"/>
      <w:iCs w:val="0"/>
      <w:color w:val="000000"/>
      <w:sz w:val="22"/>
      <w:szCs w:val="18"/>
      <w:shd w:val="clear" w:color="auto" w:fill="F8F8F8"/>
    </w:rPr>
  </w:style>
  <w:style w:type="character" w:customStyle="1" w:styleId="StringTok">
    <w:name w:val="StringTok"/>
    <w:basedOn w:val="VerbatimChar"/>
    <w:rPr>
      <w:rFonts w:ascii="Consolas" w:hAnsi="Consolas"/>
      <w:b/>
      <w:bCs/>
      <w:i w:val="0"/>
      <w:iCs w:val="0"/>
      <w:color w:val="4E9A06"/>
      <w:sz w:val="22"/>
      <w:szCs w:val="18"/>
      <w:shd w:val="clear" w:color="auto" w:fill="F8F8F8"/>
    </w:rPr>
  </w:style>
  <w:style w:type="character" w:customStyle="1" w:styleId="VerbatimStringTok">
    <w:name w:val="VerbatimStringTok"/>
    <w:basedOn w:val="VerbatimChar"/>
    <w:rPr>
      <w:rFonts w:ascii="Consolas" w:hAnsi="Consolas"/>
      <w:b/>
      <w:bCs/>
      <w:i w:val="0"/>
      <w:iCs w:val="0"/>
      <w:color w:val="4E9A06"/>
      <w:sz w:val="22"/>
      <w:szCs w:val="18"/>
      <w:shd w:val="clear" w:color="auto" w:fill="F8F8F8"/>
    </w:rPr>
  </w:style>
  <w:style w:type="character" w:customStyle="1" w:styleId="SpecialStringTok">
    <w:name w:val="SpecialStringTok"/>
    <w:basedOn w:val="VerbatimChar"/>
    <w:rPr>
      <w:rFonts w:ascii="Consolas" w:hAnsi="Consolas"/>
      <w:b/>
      <w:bCs/>
      <w:i w:val="0"/>
      <w:iCs w:val="0"/>
      <w:color w:val="4E9A06"/>
      <w:sz w:val="22"/>
      <w:szCs w:val="18"/>
      <w:shd w:val="clear" w:color="auto" w:fill="F8F8F8"/>
    </w:rPr>
  </w:style>
  <w:style w:type="character" w:customStyle="1" w:styleId="ImportTok">
    <w:name w:val="ImportTok"/>
    <w:basedOn w:val="VerbatimChar"/>
    <w:rPr>
      <w:rFonts w:ascii="Consolas" w:hAnsi="Consolas"/>
      <w:b/>
      <w:bCs/>
      <w:i w:val="0"/>
      <w:iCs w:val="0"/>
      <w:color w:val="1F497D" w:themeColor="text2"/>
      <w:sz w:val="22"/>
      <w:szCs w:val="18"/>
      <w:shd w:val="clear" w:color="auto" w:fill="F8F8F8"/>
    </w:rPr>
  </w:style>
  <w:style w:type="character" w:customStyle="1" w:styleId="CommentTok">
    <w:name w:val="CommentTok"/>
    <w:basedOn w:val="VerbatimChar"/>
    <w:rPr>
      <w:rFonts w:ascii="Consolas" w:hAnsi="Consolas"/>
      <w:b/>
      <w:bCs/>
      <w:i/>
      <w:iCs w:val="0"/>
      <w:color w:val="8F5902"/>
      <w:sz w:val="22"/>
      <w:szCs w:val="18"/>
      <w:shd w:val="clear" w:color="auto" w:fill="F8F8F8"/>
    </w:rPr>
  </w:style>
  <w:style w:type="character" w:customStyle="1" w:styleId="DocumentationTok">
    <w:name w:val="DocumentationTok"/>
    <w:basedOn w:val="VerbatimChar"/>
    <w:rPr>
      <w:rFonts w:ascii="Consolas" w:hAnsi="Consolas"/>
      <w:b w:val="0"/>
      <w:bCs/>
      <w:i/>
      <w:iCs w:val="0"/>
      <w:color w:val="8F5902"/>
      <w:sz w:val="22"/>
      <w:szCs w:val="18"/>
      <w:shd w:val="clear" w:color="auto" w:fill="F8F8F8"/>
    </w:rPr>
  </w:style>
  <w:style w:type="character" w:customStyle="1" w:styleId="AnnotationTok">
    <w:name w:val="AnnotationTok"/>
    <w:basedOn w:val="VerbatimChar"/>
    <w:rPr>
      <w:rFonts w:ascii="Consolas" w:hAnsi="Consolas"/>
      <w:b w:val="0"/>
      <w:bCs/>
      <w:i/>
      <w:iCs w:val="0"/>
      <w:color w:val="8F5902"/>
      <w:sz w:val="22"/>
      <w:szCs w:val="18"/>
      <w:shd w:val="clear" w:color="auto" w:fill="F8F8F8"/>
    </w:rPr>
  </w:style>
  <w:style w:type="character" w:customStyle="1" w:styleId="CommentVarTok">
    <w:name w:val="CommentVarTok"/>
    <w:basedOn w:val="VerbatimChar"/>
    <w:rPr>
      <w:rFonts w:ascii="Consolas" w:hAnsi="Consolas"/>
      <w:b w:val="0"/>
      <w:bCs/>
      <w:i/>
      <w:iCs w:val="0"/>
      <w:color w:val="8F5902"/>
      <w:sz w:val="22"/>
      <w:szCs w:val="18"/>
      <w:shd w:val="clear" w:color="auto" w:fill="F8F8F8"/>
    </w:rPr>
  </w:style>
  <w:style w:type="character" w:customStyle="1" w:styleId="OtherTok">
    <w:name w:val="OtherTok"/>
    <w:basedOn w:val="VerbatimChar"/>
    <w:rPr>
      <w:rFonts w:ascii="Consolas" w:hAnsi="Consolas"/>
      <w:b/>
      <w:bCs/>
      <w:i w:val="0"/>
      <w:iCs w:val="0"/>
      <w:color w:val="8F5902"/>
      <w:sz w:val="22"/>
      <w:szCs w:val="18"/>
      <w:shd w:val="clear" w:color="auto" w:fill="F8F8F8"/>
    </w:rPr>
  </w:style>
  <w:style w:type="character" w:customStyle="1" w:styleId="FunctionTok">
    <w:name w:val="FunctionTok"/>
    <w:basedOn w:val="VerbatimChar"/>
    <w:rPr>
      <w:rFonts w:ascii="Consolas" w:hAnsi="Consolas"/>
      <w:b/>
      <w:bCs/>
      <w:i w:val="0"/>
      <w:iCs w:val="0"/>
      <w:color w:val="000000"/>
      <w:sz w:val="22"/>
      <w:szCs w:val="18"/>
      <w:shd w:val="clear" w:color="auto" w:fill="F8F8F8"/>
    </w:rPr>
  </w:style>
  <w:style w:type="character" w:customStyle="1" w:styleId="VariableTok">
    <w:name w:val="VariableTok"/>
    <w:basedOn w:val="VerbatimChar"/>
    <w:rPr>
      <w:rFonts w:ascii="Consolas" w:hAnsi="Consolas"/>
      <w:b/>
      <w:bCs/>
      <w:i w:val="0"/>
      <w:iCs w:val="0"/>
      <w:color w:val="000000"/>
      <w:sz w:val="22"/>
      <w:szCs w:val="18"/>
      <w:shd w:val="clear" w:color="auto" w:fill="F8F8F8"/>
    </w:rPr>
  </w:style>
  <w:style w:type="character" w:customStyle="1" w:styleId="ControlFlowTok">
    <w:name w:val="ControlFlowTok"/>
    <w:basedOn w:val="VerbatimChar"/>
    <w:rPr>
      <w:rFonts w:ascii="Consolas" w:hAnsi="Consolas"/>
      <w:b w:val="0"/>
      <w:bCs/>
      <w:i w:val="0"/>
      <w:iCs w:val="0"/>
      <w:color w:val="204A87"/>
      <w:sz w:val="22"/>
      <w:szCs w:val="18"/>
      <w:shd w:val="clear" w:color="auto" w:fill="F8F8F8"/>
    </w:rPr>
  </w:style>
  <w:style w:type="character" w:customStyle="1" w:styleId="OperatorTok">
    <w:name w:val="OperatorTok"/>
    <w:basedOn w:val="VerbatimChar"/>
    <w:rPr>
      <w:rFonts w:ascii="Consolas" w:hAnsi="Consolas"/>
      <w:b w:val="0"/>
      <w:bCs/>
      <w:i w:val="0"/>
      <w:iCs w:val="0"/>
      <w:color w:val="CE5C00"/>
      <w:sz w:val="22"/>
      <w:szCs w:val="18"/>
      <w:shd w:val="clear" w:color="auto" w:fill="F8F8F8"/>
    </w:rPr>
  </w:style>
  <w:style w:type="character" w:customStyle="1" w:styleId="BuiltInTok">
    <w:name w:val="BuiltInTok"/>
    <w:basedOn w:val="VerbatimChar"/>
    <w:rPr>
      <w:rFonts w:ascii="Consolas" w:hAnsi="Consolas"/>
      <w:b/>
      <w:bCs/>
      <w:i w:val="0"/>
      <w:iCs w:val="0"/>
      <w:color w:val="1F497D" w:themeColor="text2"/>
      <w:sz w:val="22"/>
      <w:szCs w:val="18"/>
      <w:shd w:val="clear" w:color="auto" w:fill="F8F8F8"/>
    </w:rPr>
  </w:style>
  <w:style w:type="character" w:customStyle="1" w:styleId="ExtensionTok">
    <w:name w:val="ExtensionTok"/>
    <w:basedOn w:val="VerbatimChar"/>
    <w:rPr>
      <w:rFonts w:ascii="Consolas" w:hAnsi="Consolas"/>
      <w:b/>
      <w:bCs/>
      <w:i w:val="0"/>
      <w:iCs w:val="0"/>
      <w:color w:val="1F497D" w:themeColor="text2"/>
      <w:sz w:val="22"/>
      <w:szCs w:val="18"/>
      <w:shd w:val="clear" w:color="auto" w:fill="F8F8F8"/>
    </w:rPr>
  </w:style>
  <w:style w:type="character" w:customStyle="1" w:styleId="PreprocessorTok">
    <w:name w:val="PreprocessorTok"/>
    <w:basedOn w:val="VerbatimChar"/>
    <w:rPr>
      <w:rFonts w:ascii="Consolas" w:hAnsi="Consolas"/>
      <w:b/>
      <w:bCs/>
      <w:i/>
      <w:iCs w:val="0"/>
      <w:color w:val="8F5902"/>
      <w:sz w:val="22"/>
      <w:szCs w:val="18"/>
      <w:shd w:val="clear" w:color="auto" w:fill="F8F8F8"/>
    </w:rPr>
  </w:style>
  <w:style w:type="character" w:customStyle="1" w:styleId="AttributeTok">
    <w:name w:val="AttributeTok"/>
    <w:basedOn w:val="VerbatimChar"/>
    <w:rPr>
      <w:rFonts w:ascii="Consolas" w:hAnsi="Consolas"/>
      <w:b/>
      <w:bCs/>
      <w:i w:val="0"/>
      <w:iCs w:val="0"/>
      <w:color w:val="C4A000"/>
      <w:sz w:val="22"/>
      <w:szCs w:val="18"/>
      <w:shd w:val="clear" w:color="auto" w:fill="F8F8F8"/>
    </w:rPr>
  </w:style>
  <w:style w:type="character" w:customStyle="1" w:styleId="RegionMarkerTok">
    <w:name w:val="RegionMarkerTok"/>
    <w:basedOn w:val="VerbatimChar"/>
    <w:rPr>
      <w:rFonts w:ascii="Consolas" w:hAnsi="Consolas"/>
      <w:b/>
      <w:bCs/>
      <w:i w:val="0"/>
      <w:iCs w:val="0"/>
      <w:color w:val="1F497D" w:themeColor="text2"/>
      <w:sz w:val="22"/>
      <w:szCs w:val="18"/>
      <w:shd w:val="clear" w:color="auto" w:fill="F8F8F8"/>
    </w:rPr>
  </w:style>
  <w:style w:type="character" w:customStyle="1" w:styleId="InformationTok">
    <w:name w:val="InformationTok"/>
    <w:basedOn w:val="VerbatimChar"/>
    <w:rPr>
      <w:rFonts w:ascii="Consolas" w:hAnsi="Consolas"/>
      <w:b w:val="0"/>
      <w:bCs/>
      <w:i/>
      <w:iCs w:val="0"/>
      <w:color w:val="8F5902"/>
      <w:sz w:val="22"/>
      <w:szCs w:val="18"/>
      <w:shd w:val="clear" w:color="auto" w:fill="F8F8F8"/>
    </w:rPr>
  </w:style>
  <w:style w:type="character" w:customStyle="1" w:styleId="WarningTok">
    <w:name w:val="WarningTok"/>
    <w:basedOn w:val="VerbatimChar"/>
    <w:rPr>
      <w:rFonts w:ascii="Consolas" w:hAnsi="Consolas"/>
      <w:b w:val="0"/>
      <w:bCs/>
      <w:i/>
      <w:iCs w:val="0"/>
      <w:color w:val="8F5902"/>
      <w:sz w:val="22"/>
      <w:szCs w:val="18"/>
      <w:shd w:val="clear" w:color="auto" w:fill="F8F8F8"/>
    </w:rPr>
  </w:style>
  <w:style w:type="character" w:customStyle="1" w:styleId="AlertTok">
    <w:name w:val="AlertTok"/>
    <w:basedOn w:val="VerbatimChar"/>
    <w:rPr>
      <w:rFonts w:ascii="Consolas" w:hAnsi="Consolas"/>
      <w:b/>
      <w:bCs/>
      <w:i w:val="0"/>
      <w:iCs w:val="0"/>
      <w:color w:val="EF2929"/>
      <w:sz w:val="22"/>
      <w:szCs w:val="18"/>
      <w:shd w:val="clear" w:color="auto" w:fill="F8F8F8"/>
    </w:rPr>
  </w:style>
  <w:style w:type="character" w:customStyle="1" w:styleId="ErrorTok">
    <w:name w:val="ErrorTok"/>
    <w:basedOn w:val="VerbatimChar"/>
    <w:rPr>
      <w:rFonts w:ascii="Consolas" w:hAnsi="Consolas"/>
      <w:b w:val="0"/>
      <w:bCs/>
      <w:i w:val="0"/>
      <w:iCs w:val="0"/>
      <w:color w:val="A40000"/>
      <w:sz w:val="22"/>
      <w:szCs w:val="18"/>
      <w:shd w:val="clear" w:color="auto" w:fill="F8F8F8"/>
    </w:rPr>
  </w:style>
  <w:style w:type="character" w:customStyle="1" w:styleId="NormalTok">
    <w:name w:val="NormalTok"/>
    <w:basedOn w:val="VerbatimChar"/>
    <w:rPr>
      <w:rFonts w:ascii="Consolas" w:hAnsi="Consolas"/>
      <w:b/>
      <w:bCs/>
      <w:i w:val="0"/>
      <w:iCs w:val="0"/>
      <w:color w:val="1F497D" w:themeColor="text2"/>
      <w:sz w:val="22"/>
      <w:szCs w:val="18"/>
      <w:shd w:val="clear" w:color="auto" w:fill="F8F8F8"/>
    </w:rPr>
  </w:style>
  <w:style w:type="character" w:customStyle="1" w:styleId="Heading1Char">
    <w:name w:val="Heading 1 Char"/>
    <w:basedOn w:val="DefaultParagraphFont"/>
    <w:link w:val="Heading1"/>
    <w:uiPriority w:val="9"/>
    <w:rsid w:val="00EB0B8A"/>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EB0B8A"/>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EB0B8A"/>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EB0B8A"/>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EB0B8A"/>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EB0B8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EB0B8A"/>
    <w:rPr>
      <w:i/>
      <w:iCs/>
    </w:rPr>
  </w:style>
  <w:style w:type="character" w:customStyle="1" w:styleId="Heading8Char">
    <w:name w:val="Heading 8 Char"/>
    <w:basedOn w:val="DefaultParagraphFont"/>
    <w:link w:val="Heading8"/>
    <w:uiPriority w:val="9"/>
    <w:rsid w:val="00EB0B8A"/>
    <w:rPr>
      <w:b/>
      <w:bCs/>
    </w:rPr>
  </w:style>
  <w:style w:type="character" w:customStyle="1" w:styleId="Heading9Char">
    <w:name w:val="Heading 9 Char"/>
    <w:basedOn w:val="DefaultParagraphFont"/>
    <w:link w:val="Heading9"/>
    <w:uiPriority w:val="9"/>
    <w:rsid w:val="00EB0B8A"/>
    <w:rPr>
      <w:i/>
      <w:iCs/>
    </w:rPr>
  </w:style>
  <w:style w:type="character" w:customStyle="1" w:styleId="TitleChar">
    <w:name w:val="Title Char"/>
    <w:basedOn w:val="DefaultParagraphFont"/>
    <w:link w:val="Title"/>
    <w:uiPriority w:val="10"/>
    <w:rsid w:val="00EB0B8A"/>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EB0B8A"/>
    <w:rPr>
      <w:rFonts w:asciiTheme="majorHAnsi" w:eastAsiaTheme="majorEastAsia" w:hAnsiTheme="majorHAnsi" w:cstheme="majorBidi"/>
      <w:sz w:val="24"/>
      <w:szCs w:val="24"/>
    </w:rPr>
  </w:style>
  <w:style w:type="character" w:styleId="Strong">
    <w:name w:val="Strong"/>
    <w:basedOn w:val="DefaultParagraphFont"/>
    <w:uiPriority w:val="22"/>
    <w:qFormat/>
    <w:rsid w:val="00EB0B8A"/>
    <w:rPr>
      <w:b/>
      <w:bCs/>
      <w:color w:val="auto"/>
    </w:rPr>
  </w:style>
  <w:style w:type="character" w:styleId="Emphasis">
    <w:name w:val="Emphasis"/>
    <w:basedOn w:val="DefaultParagraphFont"/>
    <w:uiPriority w:val="20"/>
    <w:qFormat/>
    <w:rsid w:val="00EB0B8A"/>
    <w:rPr>
      <w:i/>
      <w:iCs/>
      <w:color w:val="auto"/>
    </w:rPr>
  </w:style>
  <w:style w:type="paragraph" w:styleId="NoSpacing">
    <w:name w:val="No Spacing"/>
    <w:uiPriority w:val="1"/>
    <w:qFormat/>
    <w:rsid w:val="00EB0B8A"/>
    <w:pPr>
      <w:spacing w:after="0" w:line="240" w:lineRule="auto"/>
    </w:pPr>
  </w:style>
  <w:style w:type="paragraph" w:styleId="Quote">
    <w:name w:val="Quote"/>
    <w:basedOn w:val="Normal"/>
    <w:next w:val="Normal"/>
    <w:link w:val="QuoteChar"/>
    <w:uiPriority w:val="29"/>
    <w:qFormat/>
    <w:rsid w:val="00EB0B8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EB0B8A"/>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EB0B8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EB0B8A"/>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EB0B8A"/>
    <w:rPr>
      <w:i/>
      <w:iCs/>
      <w:color w:val="auto"/>
    </w:rPr>
  </w:style>
  <w:style w:type="character" w:styleId="IntenseEmphasis">
    <w:name w:val="Intense Emphasis"/>
    <w:basedOn w:val="DefaultParagraphFont"/>
    <w:uiPriority w:val="21"/>
    <w:qFormat/>
    <w:rsid w:val="00EB0B8A"/>
    <w:rPr>
      <w:b/>
      <w:bCs/>
      <w:i/>
      <w:iCs/>
      <w:color w:val="auto"/>
    </w:rPr>
  </w:style>
  <w:style w:type="character" w:styleId="SubtleReference">
    <w:name w:val="Subtle Reference"/>
    <w:basedOn w:val="DefaultParagraphFont"/>
    <w:uiPriority w:val="31"/>
    <w:qFormat/>
    <w:rsid w:val="00EB0B8A"/>
    <w:rPr>
      <w:smallCaps/>
      <w:color w:val="auto"/>
      <w:u w:val="single" w:color="7F7F7F" w:themeColor="text1" w:themeTint="80"/>
    </w:rPr>
  </w:style>
  <w:style w:type="character" w:styleId="IntenseReference">
    <w:name w:val="Intense Reference"/>
    <w:basedOn w:val="DefaultParagraphFont"/>
    <w:uiPriority w:val="32"/>
    <w:qFormat/>
    <w:rsid w:val="00EB0B8A"/>
    <w:rPr>
      <w:b/>
      <w:bCs/>
      <w:smallCaps/>
      <w:color w:val="auto"/>
      <w:u w:val="single"/>
    </w:rPr>
  </w:style>
  <w:style w:type="character" w:styleId="BookTitle">
    <w:name w:val="Book Title"/>
    <w:basedOn w:val="DefaultParagraphFont"/>
    <w:uiPriority w:val="33"/>
    <w:qFormat/>
    <w:rsid w:val="00EB0B8A"/>
    <w:rPr>
      <w:b/>
      <w:bCs/>
      <w:smallCaps/>
      <w:color w:val="auto"/>
    </w:rPr>
  </w:style>
  <w:style w:type="character" w:customStyle="1" w:styleId="BodyTextChar">
    <w:name w:val="Body Text Char"/>
    <w:basedOn w:val="DefaultParagraphFont"/>
    <w:link w:val="BodyText"/>
    <w:rsid w:val="005E4A0B"/>
  </w:style>
  <w:style w:type="paragraph" w:styleId="ListParagraph">
    <w:name w:val="List Paragraph"/>
    <w:basedOn w:val="Normal"/>
    <w:uiPriority w:val="34"/>
    <w:qFormat/>
    <w:rsid w:val="0035766D"/>
    <w:pPr>
      <w:ind w:left="720"/>
      <w:contextualSpacing/>
    </w:pPr>
  </w:style>
  <w:style w:type="paragraph" w:styleId="Revision">
    <w:name w:val="Revision"/>
    <w:hidden/>
    <w:semiHidden/>
    <w:rsid w:val="00A5794E"/>
    <w:pPr>
      <w:spacing w:after="0" w:line="240" w:lineRule="auto"/>
      <w:jc w:val="left"/>
    </w:pPr>
  </w:style>
  <w:style w:type="character" w:styleId="CommentReference">
    <w:name w:val="annotation reference"/>
    <w:basedOn w:val="DefaultParagraphFont"/>
    <w:semiHidden/>
    <w:unhideWhenUsed/>
    <w:rsid w:val="008A7BC2"/>
    <w:rPr>
      <w:sz w:val="16"/>
      <w:szCs w:val="16"/>
    </w:rPr>
  </w:style>
  <w:style w:type="paragraph" w:styleId="CommentText">
    <w:name w:val="annotation text"/>
    <w:basedOn w:val="Normal"/>
    <w:link w:val="CommentTextChar"/>
    <w:semiHidden/>
    <w:unhideWhenUsed/>
    <w:rsid w:val="008A7BC2"/>
    <w:pPr>
      <w:spacing w:line="240" w:lineRule="auto"/>
    </w:pPr>
    <w:rPr>
      <w:sz w:val="20"/>
      <w:szCs w:val="20"/>
    </w:rPr>
  </w:style>
  <w:style w:type="character" w:customStyle="1" w:styleId="CommentTextChar">
    <w:name w:val="Comment Text Char"/>
    <w:basedOn w:val="DefaultParagraphFont"/>
    <w:link w:val="CommentText"/>
    <w:semiHidden/>
    <w:rsid w:val="008A7BC2"/>
    <w:rPr>
      <w:sz w:val="20"/>
      <w:szCs w:val="20"/>
    </w:rPr>
  </w:style>
  <w:style w:type="paragraph" w:styleId="CommentSubject">
    <w:name w:val="annotation subject"/>
    <w:basedOn w:val="CommentText"/>
    <w:next w:val="CommentText"/>
    <w:link w:val="CommentSubjectChar"/>
    <w:semiHidden/>
    <w:unhideWhenUsed/>
    <w:rsid w:val="008A7BC2"/>
    <w:rPr>
      <w:b/>
      <w:bCs/>
    </w:rPr>
  </w:style>
  <w:style w:type="character" w:customStyle="1" w:styleId="CommentSubjectChar">
    <w:name w:val="Comment Subject Char"/>
    <w:basedOn w:val="CommentTextChar"/>
    <w:link w:val="CommentSubject"/>
    <w:semiHidden/>
    <w:rsid w:val="008A7BC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438418">
      <w:bodyDiv w:val="1"/>
      <w:marLeft w:val="0"/>
      <w:marRight w:val="0"/>
      <w:marTop w:val="0"/>
      <w:marBottom w:val="0"/>
      <w:divBdr>
        <w:top w:val="none" w:sz="0" w:space="0" w:color="auto"/>
        <w:left w:val="none" w:sz="0" w:space="0" w:color="auto"/>
        <w:bottom w:val="none" w:sz="0" w:space="0" w:color="auto"/>
        <w:right w:val="none" w:sz="0" w:space="0" w:color="auto"/>
      </w:divBdr>
    </w:div>
    <w:div w:id="13256286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6.png"/><Relationship Id="rId17" Type="http://schemas.microsoft.com/office/2018/08/relationships/commentsExtensible" Target="commentsExtensible.xml"/><Relationship Id="rId25" Type="http://schemas.openxmlformats.org/officeDocument/2006/relationships/image" Target="media/image15.png"/><Relationship Id="rId2" Type="http://schemas.openxmlformats.org/officeDocument/2006/relationships/styles" Target="styles.xml"/><Relationship Id="rId16" Type="http://schemas.microsoft.com/office/2016/09/relationships/commentsIds" Target="commentsIds.xml"/><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omments" Target="comments.xml"/><Relationship Id="rId22" Type="http://schemas.openxmlformats.org/officeDocument/2006/relationships/image" Target="media/image12.png"/><Relationship Id="rId27" Type="http://schemas.openxmlformats.org/officeDocument/2006/relationships/image" Target="media/image17.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511</TotalTime>
  <Pages>26</Pages>
  <Words>2649</Words>
  <Characters>15101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Associations between enteropathogens detected in the environment and child growth and enteric infections: an individual participant data meta-analysis</vt:lpstr>
    </vt:vector>
  </TitlesOfParts>
  <Company/>
  <LinksUpToDate>false</LinksUpToDate>
  <CharactersWithSpaces>17715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Associations between enteropathogens detected in the environment and child growth and enteric infections: an individual participant data meta-analysis</dc:title>
  <dc:subject/>
  <dc:creator>Andrew Mertens, Jack Colford, Oliver Cumming, Joe Brown, Jill Stewart, David Holcomb, Drew Capone, Jackie Knee, Tom Clasen, Heather Reese, Amy Pickering, Clair Null, Steve Luby, Jessica Grembi, Ben Arnold, Audrie Lin, Jade Benjamin-Chung, Laura Kwong, Lau</dc:creator>
  <cp:keywords/>
  <dc:description/>
  <cp:lastModifiedBy>Andrew Mertens</cp:lastModifiedBy>
  <cp:revision>1</cp:revision>
  <dcterms:created xsi:type="dcterms:W3CDTF">2021-12-08T06:50:00Z</dcterms:created>
  <dcterms:modified xsi:type="dcterms:W3CDTF">2021-12-10T19:50:00Z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humanities">
    <vt:lpwstr>False</vt:lpwstr>
  </property>
  <property fmtid="{D5CDD505-2E9C-101B-9397-08002B2CF9AE}" pid="3" name="bibliography">
    <vt:lpwstr>WASH-IPD.bib</vt:lpwstr>
  </property>
  <property fmtid="{D5CDD505-2E9C-101B-9397-08002B2CF9AE}" pid="4" name="csl">
    <vt:lpwstr>nature.csl</vt:lpwstr>
  </property>
  <property fmtid="{D5CDD505-2E9C-101B-9397-08002B2CF9AE}" pid="5" name="header-includes">
    <vt:lpwstr/>
  </property>
  <property fmtid="{D5CDD505-2E9C-101B-9397-08002B2CF9AE}" pid="6" name="indent">
    <vt:lpwstr>True</vt:lpwstr>
  </property>
  <property fmtid="{D5CDD505-2E9C-101B-9397-08002B2CF9AE}" pid="7" name="output">
    <vt:lpwstr/>
  </property>
</Properties>
</file>